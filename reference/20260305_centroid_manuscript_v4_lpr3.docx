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A4DE" w14:textId="77777777" w:rsidR="00235A70" w:rsidRDefault="00235A70">
      <w:pPr>
        <w:pStyle w:val="af"/>
        <w:spacing w:before="240" w:after="360"/>
        <w:jc w:val="center"/>
        <w:rPr>
          <w:rFonts w:ascii="Times New Roman Bold" w:hAnsi="Times New Roman Bold" w:cs="Times New Roman Bold"/>
          <w:b/>
          <w:bCs/>
          <w:sz w:val="32"/>
          <w:szCs w:val="32"/>
          <w:lang w:val="en-US"/>
        </w:rPr>
      </w:pPr>
    </w:p>
    <w:p w14:paraId="407BC18C" w14:textId="3268900E" w:rsidR="00235A70" w:rsidRDefault="00000000">
      <w:pPr>
        <w:pStyle w:val="af"/>
        <w:spacing w:before="240" w:after="360"/>
        <w:jc w:val="center"/>
        <w:rPr>
          <w:rFonts w:ascii="Times New Roman Bold" w:hAnsi="Times New Roman Bold" w:cs="Times New Roman Bold"/>
          <w:b/>
          <w:bCs/>
          <w:sz w:val="36"/>
          <w:szCs w:val="36"/>
          <w:lang w:val="en-US"/>
        </w:rPr>
      </w:pPr>
      <w:r>
        <w:rPr>
          <w:rFonts w:ascii="Times New Roman Bold" w:hAnsi="Times New Roman Bold" w:cs="Times New Roman Bold" w:hint="eastAsia"/>
          <w:b/>
          <w:bCs/>
          <w:sz w:val="32"/>
          <w:szCs w:val="32"/>
          <w:lang w:val="en-US"/>
        </w:rPr>
        <w:t xml:space="preserve">Relative Centroid Index (RCI): A </w:t>
      </w:r>
      <w:r>
        <w:rPr>
          <w:rFonts w:ascii="Times New Roman Bold" w:hAnsi="Times New Roman Bold" w:cs="Times New Roman Bold"/>
          <w:b/>
          <w:bCs/>
          <w:sz w:val="32"/>
          <w:szCs w:val="32"/>
          <w:lang w:val="en-US"/>
        </w:rPr>
        <w:t xml:space="preserve">Novel Scale-Independent Metric </w:t>
      </w:r>
      <w:r w:rsidR="000C5E0A">
        <w:rPr>
          <w:rFonts w:ascii="Times New Roman Bold" w:hAnsi="Times New Roman Bold" w:cs="Times New Roman Bold" w:hint="eastAsia"/>
          <w:b/>
          <w:bCs/>
          <w:sz w:val="32"/>
          <w:szCs w:val="32"/>
          <w:lang w:val="en-US"/>
        </w:rPr>
        <w:t>for</w:t>
      </w:r>
      <w:r w:rsidR="000C5E0A">
        <w:rPr>
          <w:rFonts w:ascii="Times New Roman Bold" w:hAnsi="Times New Roman Bold" w:cs="Times New Roman Bold"/>
          <w:b/>
          <w:bCs/>
          <w:sz w:val="32"/>
          <w:szCs w:val="32"/>
          <w:lang w:val="en-US"/>
        </w:rPr>
        <w:t xml:space="preserve"> </w:t>
      </w:r>
      <w:r>
        <w:rPr>
          <w:rFonts w:ascii="Times New Roman Bold" w:hAnsi="Times New Roman Bold" w:cs="Times New Roman Bold"/>
          <w:b/>
          <w:bCs/>
          <w:sz w:val="32"/>
          <w:szCs w:val="32"/>
          <w:lang w:val="en-US"/>
        </w:rPr>
        <w:t>Assessing Hydrological Distributions across Hierarchical River Networks</w:t>
      </w:r>
    </w:p>
    <w:p w14:paraId="66BCFD16" w14:textId="6E565733" w:rsidR="00235A70" w:rsidRPr="003E7863" w:rsidRDefault="00000000">
      <w:pPr>
        <w:spacing w:before="120" w:after="120" w:line="240" w:lineRule="auto"/>
        <w:jc w:val="center"/>
        <w:rPr>
          <w:rFonts w:ascii="Times New Roman Bold" w:hAnsi="Times New Roman Bold" w:cs="Times New Roman Bold"/>
          <w:b/>
          <w:bCs/>
          <w:lang w:val="en-US"/>
        </w:rPr>
      </w:pPr>
      <w:r>
        <w:rPr>
          <w:rFonts w:ascii="Times New Roman Bold" w:hAnsi="Times New Roman Bold" w:cs="Times New Roman Bold"/>
          <w:b/>
          <w:bCs/>
          <w:lang w:val="en-US"/>
        </w:rPr>
        <w:t>Ziyun Yin</w:t>
      </w:r>
      <w:r>
        <w:rPr>
          <w:rFonts w:ascii="Times New Roman Bold" w:hAnsi="Times New Roman Bold" w:cs="Times New Roman Bold"/>
          <w:b/>
          <w:bCs/>
          <w:vertAlign w:val="superscript"/>
          <w:lang w:val="en-US"/>
        </w:rPr>
        <w:t>1</w:t>
      </w:r>
      <w:r>
        <w:rPr>
          <w:rFonts w:ascii="Times New Roman Bold" w:hAnsi="Times New Roman Bold" w:cs="Times New Roman Bold"/>
          <w:b/>
          <w:bCs/>
          <w:lang w:val="en-US"/>
        </w:rPr>
        <w:t>, Peirong Lin</w:t>
      </w:r>
      <w:r>
        <w:rPr>
          <w:rFonts w:ascii="Times New Roman Bold" w:hAnsi="Times New Roman Bold" w:cs="Times New Roman Bold"/>
          <w:b/>
          <w:bCs/>
          <w:vertAlign w:val="superscript"/>
          <w:lang w:val="en-US"/>
        </w:rPr>
        <w:t>1,*</w:t>
      </w:r>
      <w:r>
        <w:rPr>
          <w:rFonts w:ascii="Times New Roman Bold" w:hAnsi="Times New Roman Bold" w:cs="Times New Roman Bold"/>
          <w:b/>
          <w:bCs/>
          <w:lang w:val="en-US"/>
        </w:rPr>
        <w:t>, Dai Yamazaki</w:t>
      </w:r>
      <w:r>
        <w:rPr>
          <w:rFonts w:ascii="Times New Roman Bold" w:hAnsi="Times New Roman Bold" w:cs="Times New Roman Bold"/>
          <w:b/>
          <w:bCs/>
          <w:vertAlign w:val="superscript"/>
          <w:lang w:val="en-US"/>
        </w:rPr>
        <w:t>2</w:t>
      </w:r>
      <w:ins w:id="0" w:author=" Peirong Lin" w:date="2026-03-09T14:01:00Z" w16du:dateUtc="2026-03-09T06:01:00Z">
        <w:r w:rsidR="003E7863">
          <w:rPr>
            <w:rFonts w:ascii="Times New Roman Bold" w:hAnsi="Times New Roman Bold" w:cs="Times New Roman Bold"/>
            <w:b/>
            <w:bCs/>
            <w:lang w:val="en-US"/>
          </w:rPr>
          <w:t>, Haomei Lin</w:t>
        </w:r>
        <w:r w:rsidR="003E7863" w:rsidRPr="003E7863">
          <w:rPr>
            <w:rFonts w:ascii="Times New Roman Bold" w:hAnsi="Times New Roman Bold" w:cs="Times New Roman Bold"/>
            <w:b/>
            <w:bCs/>
            <w:vertAlign w:val="superscript"/>
            <w:lang w:val="en-US"/>
            <w:rPrChange w:id="1" w:author=" Peirong Lin" w:date="2026-03-09T14:01:00Z" w16du:dateUtc="2026-03-09T06:01:00Z">
              <w:rPr>
                <w:rFonts w:ascii="Times New Roman Bold" w:hAnsi="Times New Roman Bold" w:cs="Times New Roman Bold"/>
                <w:b/>
                <w:bCs/>
                <w:lang w:val="en-US"/>
              </w:rPr>
            </w:rPrChange>
          </w:rPr>
          <w:t>1</w:t>
        </w:r>
        <w:r w:rsidR="003E7863">
          <w:rPr>
            <w:rFonts w:ascii="Times New Roman Bold" w:hAnsi="Times New Roman Bold" w:cs="Times New Roman Bold"/>
            <w:b/>
            <w:bCs/>
            <w:lang w:val="en-US"/>
          </w:rPr>
          <w:t>, Fenghe Zhang</w:t>
        </w:r>
        <w:r w:rsidR="003E7863" w:rsidRPr="003E7863">
          <w:rPr>
            <w:rFonts w:ascii="Times New Roman Bold" w:hAnsi="Times New Roman Bold" w:cs="Times New Roman Bold"/>
            <w:b/>
            <w:bCs/>
            <w:vertAlign w:val="superscript"/>
            <w:lang w:val="en-US"/>
            <w:rPrChange w:id="2" w:author=" Peirong Lin" w:date="2026-03-09T14:01:00Z" w16du:dateUtc="2026-03-09T06:01:00Z">
              <w:rPr>
                <w:rFonts w:ascii="Times New Roman Bold" w:hAnsi="Times New Roman Bold" w:cs="Times New Roman Bold"/>
                <w:b/>
                <w:bCs/>
                <w:lang w:val="en-US"/>
              </w:rPr>
            </w:rPrChange>
          </w:rPr>
          <w:t>1</w:t>
        </w:r>
      </w:ins>
    </w:p>
    <w:p w14:paraId="7B461E0A" w14:textId="77777777" w:rsidR="00235A70" w:rsidRDefault="00000000">
      <w:pPr>
        <w:spacing w:before="120" w:after="120" w:line="240" w:lineRule="auto"/>
        <w:jc w:val="both"/>
        <w:rPr>
          <w:rFonts w:ascii="Times New Roman" w:hAnsi="Times New Roman" w:cs="Times New Roman"/>
          <w:lang w:val="en-US"/>
        </w:rPr>
      </w:pPr>
      <w:r>
        <w:rPr>
          <w:rFonts w:ascii="Times New Roman" w:hAnsi="Times New Roman" w:cs="Times New Roman"/>
          <w:lang w:val="en-US"/>
        </w:rPr>
        <w:t>1 Institute of Remote Sensing and GIS, School of Earth and Space Sciences, Peking University</w:t>
      </w:r>
    </w:p>
    <w:p w14:paraId="4BFB58CC" w14:textId="77777777" w:rsidR="00235A70" w:rsidRDefault="00000000">
      <w:pPr>
        <w:spacing w:before="120" w:after="120" w:line="240" w:lineRule="auto"/>
        <w:jc w:val="both"/>
        <w:rPr>
          <w:rFonts w:ascii="Times New Roman" w:hAnsi="Times New Roman" w:cs="Times New Roman"/>
          <w:lang w:val="en-US"/>
        </w:rPr>
      </w:pPr>
      <w:r>
        <w:rPr>
          <w:rFonts w:ascii="Times New Roman" w:hAnsi="Times New Roman" w:cs="Times New Roman"/>
          <w:lang w:val="en-US"/>
        </w:rPr>
        <w:t>2 Institute of Industrial Science, The University of Tokyo</w:t>
      </w:r>
    </w:p>
    <w:p w14:paraId="048A6AFF" w14:textId="77777777" w:rsidR="00235A70" w:rsidRDefault="00000000">
      <w:pPr>
        <w:spacing w:before="120" w:after="120" w:line="240" w:lineRule="auto"/>
        <w:jc w:val="both"/>
        <w:rPr>
          <w:rFonts w:ascii="Times New Roman" w:hAnsi="Times New Roman" w:cs="Times New Roman"/>
          <w:lang w:val="en-US"/>
        </w:rPr>
      </w:pPr>
      <w:r>
        <w:rPr>
          <w:rFonts w:ascii="Times New Roman" w:hAnsi="Times New Roman" w:cs="Times New Roman"/>
          <w:lang w:val="en-US"/>
        </w:rPr>
        <w:t xml:space="preserve">* Corresponding to: Peirong Lin </w:t>
      </w:r>
      <w:r w:rsidR="00235A70">
        <w:fldChar w:fldCharType="begin"/>
      </w:r>
      <w:r w:rsidR="00235A70" w:rsidRPr="006049B6">
        <w:rPr>
          <w:lang w:val="en-US"/>
          <w:rPrChange w:id="3" w:author=" Peirong Lin" w:date="2026-03-07T15:57:00Z" w16du:dateUtc="2026-03-07T07:57:00Z">
            <w:rPr/>
          </w:rPrChange>
        </w:rPr>
        <w:instrText>HYPERLINK "mailto:(peironglinlin@pku.edu.cn)"</w:instrText>
      </w:r>
      <w:r w:rsidR="00235A70">
        <w:fldChar w:fldCharType="separate"/>
      </w:r>
      <w:r w:rsidR="00235A70">
        <w:rPr>
          <w:rStyle w:val="af6"/>
          <w:rFonts w:ascii="Times New Roman" w:hAnsi="Times New Roman" w:cs="Times New Roman"/>
          <w:lang w:val="en-US"/>
        </w:rPr>
        <w:t>(peironglinlin@pku.edu.cn)</w:t>
      </w:r>
      <w:r w:rsidR="00235A70">
        <w:fldChar w:fldCharType="end"/>
      </w:r>
      <w:r>
        <w:rPr>
          <w:rFonts w:ascii="Times New Roman" w:hAnsi="Times New Roman" w:cs="Times New Roman"/>
          <w:lang w:val="en-US"/>
        </w:rPr>
        <w:t xml:space="preserve"> </w:t>
      </w:r>
    </w:p>
    <w:p w14:paraId="4D3766CB" w14:textId="5B8F0B51" w:rsidR="00235A70" w:rsidRDefault="00000000">
      <w:pPr>
        <w:spacing w:before="240" w:after="240" w:line="240" w:lineRule="auto"/>
        <w:jc w:val="both"/>
        <w:rPr>
          <w:rFonts w:ascii="Times New Roman" w:hAnsi="Times New Roman" w:cs="Times New Roman"/>
          <w:lang w:val="en-US"/>
        </w:rPr>
      </w:pPr>
      <w:r>
        <w:rPr>
          <w:rFonts w:ascii="Times New Roman" w:hAnsi="Times New Roman" w:cs="Times New Roman"/>
          <w:lang w:val="en-US"/>
        </w:rPr>
        <w:t xml:space="preserve">Confidential manuscript revised at </w:t>
      </w:r>
      <w:r>
        <w:rPr>
          <w:rFonts w:ascii="Times New Roman Italic" w:hAnsi="Times New Roman Italic" w:cs="Times New Roman Italic"/>
          <w:i/>
          <w:iCs/>
          <w:lang w:val="en-US"/>
        </w:rPr>
        <w:t>Water Resources Research</w:t>
      </w:r>
      <w:r>
        <w:rPr>
          <w:rFonts w:ascii="Times New Roman" w:hAnsi="Times New Roman" w:cs="Times New Roman"/>
          <w:lang w:val="en-US"/>
        </w:rPr>
        <w:t xml:space="preserve">, </w:t>
      </w:r>
      <w:r w:rsidR="00AE59C2">
        <w:rPr>
          <w:rFonts w:ascii="Times New Roman" w:hAnsi="Times New Roman" w:cs="Times New Roman"/>
          <w:lang w:val="en-US"/>
        </w:rPr>
        <w:t xml:space="preserve">March </w:t>
      </w:r>
      <w:r>
        <w:rPr>
          <w:rFonts w:ascii="Times New Roman" w:hAnsi="Times New Roman" w:cs="Times New Roman"/>
          <w:lang w:val="en-US"/>
        </w:rPr>
        <w:t>XXX</w:t>
      </w:r>
      <w:r>
        <w:rPr>
          <w:rFonts w:ascii="Times New Roman" w:hAnsi="Times New Roman" w:cs="Times New Roman"/>
          <w:vertAlign w:val="superscript"/>
          <w:lang w:val="en-US"/>
        </w:rPr>
        <w:t>st</w:t>
      </w:r>
      <w:r>
        <w:rPr>
          <w:rFonts w:ascii="Times New Roman" w:hAnsi="Times New Roman" w:cs="Times New Roman"/>
          <w:lang w:val="en-US"/>
        </w:rPr>
        <w:t>, 202</w:t>
      </w:r>
      <w:r w:rsidR="00AE59C2">
        <w:rPr>
          <w:rFonts w:ascii="Times New Roman" w:hAnsi="Times New Roman" w:cs="Times New Roman"/>
          <w:lang w:val="en-US"/>
        </w:rPr>
        <w:t>6</w:t>
      </w:r>
    </w:p>
    <w:p w14:paraId="616F4F63" w14:textId="77777777" w:rsidR="00235A70" w:rsidRDefault="00235A70">
      <w:pPr>
        <w:spacing w:before="240" w:after="240" w:line="240" w:lineRule="auto"/>
        <w:jc w:val="both"/>
        <w:rPr>
          <w:rFonts w:ascii="Times New Roman" w:hAnsi="Times New Roman" w:cs="Times New Roman"/>
          <w:lang w:val="en-US"/>
        </w:rPr>
      </w:pPr>
    </w:p>
    <w:p w14:paraId="06457A69" w14:textId="77777777" w:rsidR="00235A70" w:rsidRDefault="00000000">
      <w:pPr>
        <w:pStyle w:val="1"/>
        <w:spacing w:before="240" w:after="240" w:line="360" w:lineRule="auto"/>
        <w:jc w:val="both"/>
        <w:rPr>
          <w:rFonts w:ascii="Times New Roman" w:eastAsia="宋体" w:hAnsi="Times New Roman" w:cs="Times New Roman"/>
          <w:b/>
          <w:bCs/>
          <w:color w:val="000000" w:themeColor="text1"/>
          <w:kern w:val="0"/>
          <w:sz w:val="36"/>
          <w:szCs w:val="36"/>
          <w:lang w:val="en-US"/>
          <w14:ligatures w14:val="none"/>
        </w:rPr>
      </w:pPr>
      <w:r>
        <w:rPr>
          <w:rFonts w:ascii="Times New Roman" w:eastAsia="宋体" w:hAnsi="Times New Roman" w:cs="Times New Roman"/>
          <w:b/>
          <w:bCs/>
          <w:color w:val="000000" w:themeColor="text1"/>
          <w:kern w:val="0"/>
          <w:sz w:val="36"/>
          <w:szCs w:val="36"/>
          <w:lang w:val="en-US"/>
          <w14:ligatures w14:val="none"/>
        </w:rPr>
        <w:t xml:space="preserve">Key Points </w:t>
      </w:r>
    </w:p>
    <w:p w14:paraId="6A97822C" w14:textId="6B62751E" w:rsidR="00235A70" w:rsidRDefault="00000000">
      <w:pPr>
        <w:numPr>
          <w:ilvl w:val="0"/>
          <w:numId w:val="1"/>
        </w:numPr>
        <w:spacing w:after="0"/>
        <w:rPr>
          <w:rFonts w:ascii="Times New Roman" w:eastAsia="宋体" w:hAnsi="Times New Roman" w:cs="Times New Roman"/>
          <w:color w:val="000000" w:themeColor="text1"/>
          <w:kern w:val="0"/>
          <w:lang w:val="en-US"/>
          <w14:ligatures w14:val="none"/>
        </w:rPr>
      </w:pPr>
      <w:r>
        <w:rPr>
          <w:rFonts w:ascii="Times New Roman" w:eastAsia="宋体" w:hAnsi="Times New Roman" w:cs="Times New Roman" w:hint="eastAsia"/>
          <w:color w:val="000000" w:themeColor="text1"/>
          <w:kern w:val="0"/>
          <w:lang w:val="en-US"/>
          <w14:ligatures w14:val="none"/>
        </w:rPr>
        <w:t xml:space="preserve">We propose a </w:t>
      </w:r>
      <w:del w:id="4" w:author=" Peirong Lin" w:date="2026-03-05T14:34:00Z" w16du:dateUtc="2026-03-05T06:34:00Z">
        <w:r w:rsidDel="005C3A4B">
          <w:rPr>
            <w:rFonts w:ascii="Times New Roman" w:eastAsia="宋体" w:hAnsi="Times New Roman" w:cs="Times New Roman" w:hint="eastAsia"/>
            <w:color w:val="000000" w:themeColor="text1"/>
            <w:kern w:val="0"/>
            <w:lang w:val="en-US"/>
            <w14:ligatures w14:val="none"/>
          </w:rPr>
          <w:delText xml:space="preserve">physically-meaningful, </w:delText>
        </w:r>
      </w:del>
      <w:r>
        <w:rPr>
          <w:rFonts w:ascii="Times New Roman" w:eastAsia="宋体" w:hAnsi="Times New Roman" w:cs="Times New Roman" w:hint="eastAsia"/>
          <w:color w:val="000000" w:themeColor="text1"/>
          <w:kern w:val="0"/>
          <w:lang w:val="en-US"/>
          <w14:ligatures w14:val="none"/>
        </w:rPr>
        <w:t xml:space="preserve">network-aware Relative Centroid Index (RCI) </w:t>
      </w:r>
      <w:del w:id="5" w:author=" Peirong Lin" w:date="2026-03-05T14:35:00Z" w16du:dateUtc="2026-03-05T06:35:00Z">
        <w:r w:rsidR="00B24F31" w:rsidDel="005C3A4B">
          <w:rPr>
            <w:rFonts w:ascii="Times New Roman" w:eastAsia="宋体" w:hAnsi="Times New Roman" w:cs="Times New Roman"/>
            <w:color w:val="000000" w:themeColor="text1"/>
            <w:kern w:val="0"/>
            <w:lang w:val="en-US"/>
            <w14:ligatures w14:val="none"/>
          </w:rPr>
          <w:delText>enable</w:delText>
        </w:r>
        <w:r w:rsidR="00B24F31" w:rsidDel="005C3A4B">
          <w:rPr>
            <w:rFonts w:ascii="Times New Roman" w:eastAsia="宋体" w:hAnsi="Times New Roman" w:cs="Times New Roman" w:hint="eastAsia"/>
            <w:color w:val="000000" w:themeColor="text1"/>
            <w:kern w:val="0"/>
            <w:lang w:val="en-US"/>
            <w14:ligatures w14:val="none"/>
          </w:rPr>
          <w:delText>ing</w:delText>
        </w:r>
        <w:r w:rsidR="00B24F31" w:rsidRPr="00B24F31" w:rsidDel="005C3A4B">
          <w:rPr>
            <w:rFonts w:ascii="Times New Roman" w:eastAsia="宋体" w:hAnsi="Times New Roman" w:cs="Times New Roman"/>
            <w:color w:val="000000" w:themeColor="text1"/>
            <w:kern w:val="0"/>
            <w:lang w:val="en-US"/>
            <w14:ligatures w14:val="none"/>
          </w:rPr>
          <w:delText xml:space="preserve"> </w:delText>
        </w:r>
      </w:del>
      <w:ins w:id="6" w:author=" Peirong Lin" w:date="2026-03-05T14:35:00Z" w16du:dateUtc="2026-03-05T06:35:00Z">
        <w:r w:rsidR="005C3A4B">
          <w:rPr>
            <w:rFonts w:ascii="Times New Roman" w:eastAsia="宋体" w:hAnsi="Times New Roman" w:cs="Times New Roman"/>
            <w:color w:val="000000" w:themeColor="text1"/>
            <w:kern w:val="0"/>
            <w:lang w:val="en-US"/>
            <w14:ligatures w14:val="none"/>
          </w:rPr>
          <w:t>to enable</w:t>
        </w:r>
        <w:r w:rsidR="005C3A4B" w:rsidRPr="00B24F31">
          <w:rPr>
            <w:rFonts w:ascii="Times New Roman" w:eastAsia="宋体" w:hAnsi="Times New Roman" w:cs="Times New Roman"/>
            <w:color w:val="000000" w:themeColor="text1"/>
            <w:kern w:val="0"/>
            <w:lang w:val="en-US"/>
            <w14:ligatures w14:val="none"/>
          </w:rPr>
          <w:t xml:space="preserve"> </w:t>
        </w:r>
      </w:ins>
      <w:r w:rsidR="00B24F31" w:rsidRPr="00B24F31">
        <w:rPr>
          <w:rFonts w:ascii="Times New Roman" w:eastAsia="宋体" w:hAnsi="Times New Roman" w:cs="Times New Roman"/>
          <w:color w:val="000000" w:themeColor="text1"/>
          <w:kern w:val="0"/>
          <w:lang w:val="en-US"/>
          <w14:ligatures w14:val="none"/>
        </w:rPr>
        <w:t>consistent comparison of water mass balance locations across basins and spatial scales</w:t>
      </w:r>
      <w:r>
        <w:rPr>
          <w:rFonts w:ascii="Times New Roman" w:eastAsia="宋体" w:hAnsi="Times New Roman" w:cs="Times New Roman" w:hint="eastAsia"/>
          <w:color w:val="000000" w:themeColor="text1"/>
          <w:kern w:val="0"/>
          <w:lang w:val="en-US"/>
          <w14:ligatures w14:val="none"/>
        </w:rPr>
        <w:t>.</w:t>
      </w:r>
    </w:p>
    <w:p w14:paraId="6AE1779B" w14:textId="77777777" w:rsidR="0015397E" w:rsidRDefault="0015397E">
      <w:pPr>
        <w:numPr>
          <w:ilvl w:val="0"/>
          <w:numId w:val="1"/>
        </w:numPr>
        <w:spacing w:after="0"/>
        <w:rPr>
          <w:ins w:id="7" w:author=" Peirong Lin" w:date="2026-03-05T14:50:00Z" w16du:dateUtc="2026-03-05T06:50:00Z"/>
          <w:rFonts w:ascii="Times New Roman" w:eastAsia="宋体" w:hAnsi="Times New Roman" w:cs="Times New Roman"/>
          <w:color w:val="000000" w:themeColor="text1"/>
          <w:kern w:val="0"/>
          <w:lang w:val="en-US"/>
          <w14:ligatures w14:val="none"/>
        </w:rPr>
      </w:pPr>
      <w:ins w:id="8" w:author=" Peirong Lin" w:date="2026-03-05T14:49:00Z" w16du:dateUtc="2026-03-05T06:49:00Z">
        <w:r>
          <w:rPr>
            <w:rFonts w:ascii="Times New Roman" w:eastAsia="宋体" w:hAnsi="Times New Roman" w:cs="Times New Roman"/>
            <w:color w:val="000000" w:themeColor="text1"/>
            <w:kern w:val="0"/>
            <w:lang w:val="en-US"/>
            <w14:ligatures w14:val="none"/>
          </w:rPr>
          <w:t>We demonstrate the effectiveness of RCI in Poyang River Basin and cr</w:t>
        </w:r>
      </w:ins>
      <w:ins w:id="9" w:author=" Peirong Lin" w:date="2026-03-05T14:50:00Z" w16du:dateUtc="2026-03-05T06:50:00Z">
        <w:r>
          <w:rPr>
            <w:rFonts w:ascii="Times New Roman" w:eastAsia="宋体" w:hAnsi="Times New Roman" w:cs="Times New Roman"/>
            <w:color w:val="000000" w:themeColor="text1"/>
            <w:kern w:val="0"/>
            <w:lang w:val="en-US"/>
            <w14:ligatures w14:val="none"/>
          </w:rPr>
          <w:t>oss-compare the RCI patterns for</w:t>
        </w:r>
      </w:ins>
      <w:ins w:id="10" w:author=" Peirong Lin" w:date="2026-03-05T14:49:00Z" w16du:dateUtc="2026-03-05T06:49:00Z">
        <w:r>
          <w:rPr>
            <w:rFonts w:ascii="Times New Roman" w:eastAsia="宋体" w:hAnsi="Times New Roman" w:cs="Times New Roman"/>
            <w:color w:val="000000" w:themeColor="text1"/>
            <w:kern w:val="0"/>
            <w:lang w:val="en-US"/>
            <w14:ligatures w14:val="none"/>
          </w:rPr>
          <w:t xml:space="preserve"> 40 global major river basins </w:t>
        </w:r>
      </w:ins>
    </w:p>
    <w:p w14:paraId="5169C97F" w14:textId="0B482C8B" w:rsidR="00235A70" w:rsidRDefault="00991444">
      <w:pPr>
        <w:numPr>
          <w:ilvl w:val="0"/>
          <w:numId w:val="1"/>
        </w:numPr>
        <w:spacing w:after="0"/>
        <w:rPr>
          <w:rFonts w:ascii="Times New Roman" w:eastAsia="宋体" w:hAnsi="Times New Roman" w:cs="Times New Roman"/>
          <w:color w:val="000000" w:themeColor="text1"/>
          <w:kern w:val="0"/>
          <w:lang w:val="en-US"/>
          <w14:ligatures w14:val="none"/>
        </w:rPr>
      </w:pPr>
      <w:r w:rsidRPr="00991444">
        <w:rPr>
          <w:rFonts w:ascii="Times New Roman" w:eastAsia="宋体" w:hAnsi="Times New Roman" w:cs="Times New Roman"/>
          <w:color w:val="000000" w:themeColor="text1"/>
          <w:kern w:val="0"/>
          <w:lang w:val="en-US"/>
          <w14:ligatures w14:val="none"/>
        </w:rPr>
        <w:t>Runoff centr</w:t>
      </w:r>
      <w:commentRangeStart w:id="11"/>
      <w:r w:rsidRPr="00991444">
        <w:rPr>
          <w:rFonts w:ascii="Times New Roman" w:eastAsia="宋体" w:hAnsi="Times New Roman" w:cs="Times New Roman"/>
          <w:color w:val="000000" w:themeColor="text1"/>
          <w:kern w:val="0"/>
          <w:lang w:val="en-US"/>
          <w14:ligatures w14:val="none"/>
        </w:rPr>
        <w:t>oids systematically deviate from geometric midpoints with downstream bias in most basins, and exhibit pronounced seasonal variability in arid regions</w:t>
      </w:r>
      <w:r>
        <w:rPr>
          <w:rFonts w:ascii="Times New Roman" w:eastAsia="宋体" w:hAnsi="Times New Roman" w:cs="Times New Roman"/>
          <w:color w:val="000000" w:themeColor="text1"/>
          <w:kern w:val="0"/>
          <w:lang w:val="en-US"/>
          <w14:ligatures w14:val="none"/>
        </w:rPr>
        <w:t>.</w:t>
      </w:r>
    </w:p>
    <w:p w14:paraId="6263DC1C" w14:textId="42B93249" w:rsidR="00235A70" w:rsidRDefault="00A3723D">
      <w:pPr>
        <w:numPr>
          <w:ilvl w:val="0"/>
          <w:numId w:val="1"/>
        </w:numPr>
        <w:spacing w:after="0"/>
        <w:rPr>
          <w:rFonts w:ascii="Times New Roman" w:eastAsia="宋体" w:hAnsi="Times New Roman" w:cs="Times New Roman"/>
          <w:color w:val="000000" w:themeColor="text1"/>
          <w:kern w:val="0"/>
          <w:lang w:val="en-US"/>
          <w14:ligatures w14:val="none"/>
        </w:rPr>
      </w:pPr>
      <w:r w:rsidRPr="00A3723D">
        <w:rPr>
          <w:rFonts w:ascii="Times New Roman" w:eastAsia="宋体" w:hAnsi="Times New Roman" w:cs="Times New Roman"/>
          <w:color w:val="000000" w:themeColor="text1"/>
          <w:kern w:val="0"/>
          <w:lang w:val="en-US"/>
          <w14:ligatures w14:val="none"/>
        </w:rPr>
        <w:t xml:space="preserve">Comparing RCI estimates </w:t>
      </w:r>
      <w:commentRangeEnd w:id="11"/>
      <w:r w:rsidR="0015397E" w:rsidRPr="00A3723D">
        <w:rPr>
          <w:rStyle w:val="af7"/>
          <w:rFonts w:ascii="Times New Roman" w:eastAsia="宋体" w:hAnsi="Times New Roman" w:cs="Times New Roman"/>
          <w:color w:val="000000" w:themeColor="text1"/>
          <w:kern w:val="0"/>
          <w:sz w:val="24"/>
          <w:szCs w:val="24"/>
          <w:lang w:val="en-US"/>
          <w14:ligatures w14:val="none"/>
        </w:rPr>
        <w:commentReference w:id="11"/>
      </w:r>
      <w:r w:rsidRPr="00A3723D">
        <w:rPr>
          <w:rFonts w:ascii="Times New Roman" w:eastAsia="宋体" w:hAnsi="Times New Roman" w:cs="Times New Roman"/>
          <w:color w:val="000000" w:themeColor="text1"/>
          <w:kern w:val="0"/>
          <w:lang w:val="en-US"/>
          <w14:ligatures w14:val="none"/>
        </w:rPr>
        <w:t>from naturalized and human-perturbed datasets reveals that cross-dataset divergences diagnostically capture human water perturbation signatures</w:t>
      </w:r>
      <w:r>
        <w:rPr>
          <w:rFonts w:ascii="Times New Roman" w:eastAsia="宋体" w:hAnsi="Times New Roman" w:cs="Times New Roman" w:hint="eastAsia"/>
          <w:color w:val="000000" w:themeColor="text1"/>
          <w:kern w:val="0"/>
          <w:lang w:val="en-US"/>
          <w14:ligatures w14:val="none"/>
        </w:rPr>
        <w:t>.</w:t>
      </w:r>
    </w:p>
    <w:p w14:paraId="2C00093F" w14:textId="77777777" w:rsidR="00235A70" w:rsidRDefault="00235A70">
      <w:pPr>
        <w:numPr>
          <w:ilvl w:val="255"/>
          <w:numId w:val="0"/>
        </w:numPr>
        <w:spacing w:after="0"/>
        <w:rPr>
          <w:rFonts w:ascii="Times New Roman" w:eastAsia="宋体" w:hAnsi="Times New Roman" w:cs="Times New Roman"/>
          <w:color w:val="000000" w:themeColor="text1"/>
          <w:kern w:val="0"/>
          <w:lang w:val="en-US"/>
          <w14:ligatures w14:val="none"/>
        </w:rPr>
      </w:pPr>
    </w:p>
    <w:p w14:paraId="186F7F05" w14:textId="77777777" w:rsidR="00235A70" w:rsidRDefault="00000000">
      <w:pPr>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br w:type="page"/>
      </w:r>
    </w:p>
    <w:p w14:paraId="0868A116" w14:textId="77777777" w:rsidR="00235A70" w:rsidRDefault="00000000">
      <w:pPr>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lastRenderedPageBreak/>
        <w:t>Abstract</w:t>
      </w:r>
    </w:p>
    <w:p w14:paraId="47787D04" w14:textId="2C049123" w:rsidR="00235A70" w:rsidRDefault="003A634B">
      <w:pPr>
        <w:spacing w:before="240" w:after="240" w:line="240" w:lineRule="auto"/>
        <w:jc w:val="both"/>
        <w:rPr>
          <w:rFonts w:ascii="Times New Roman" w:hAnsi="Times New Roman" w:cs="Times New Roman"/>
          <w:lang w:val="en-US"/>
        </w:rPr>
      </w:pPr>
      <w:r w:rsidRPr="003A634B">
        <w:rPr>
          <w:rFonts w:ascii="Times New Roman" w:hAnsi="Times New Roman" w:cs="Times New Roman"/>
          <w:lang w:val="en-US"/>
        </w:rPr>
        <w:t xml:space="preserve">Climate change alters the terrestrial water cycle, but understanding runoff changes across river networks remains challenging due to the </w:t>
      </w:r>
      <w:ins w:id="12" w:author=" Peirong Lin" w:date="2026-03-05T14:20:00Z" w16du:dateUtc="2026-03-05T06:20:00Z">
        <w:r w:rsidR="005E4301">
          <w:rPr>
            <w:rFonts w:ascii="Times New Roman" w:hAnsi="Times New Roman" w:cs="Times New Roman"/>
            <w:lang w:val="en-US"/>
          </w:rPr>
          <w:t>multi-scale nested</w:t>
        </w:r>
      </w:ins>
      <w:del w:id="13" w:author=" Peirong Lin" w:date="2026-03-05T14:20:00Z" w16du:dateUtc="2026-03-05T06:20:00Z">
        <w:r w:rsidRPr="003A634B" w:rsidDel="005E4301">
          <w:rPr>
            <w:rFonts w:ascii="Times New Roman" w:hAnsi="Times New Roman" w:cs="Times New Roman"/>
            <w:lang w:val="en-US"/>
          </w:rPr>
          <w:delText>interconnected, directional</w:delText>
        </w:r>
      </w:del>
      <w:r w:rsidRPr="003A634B">
        <w:rPr>
          <w:rFonts w:ascii="Times New Roman" w:hAnsi="Times New Roman" w:cs="Times New Roman"/>
          <w:lang w:val="en-US"/>
        </w:rPr>
        <w:t xml:space="preserve"> nature of fluvial systems. Traditional assessments rely on gauge data or basin-averaged responses, overlooking internal spatial structure. Here we introduce a network-explicit framework for</w:t>
      </w:r>
      <w:ins w:id="14" w:author=" Peirong Lin" w:date="2026-03-06T09:33:00Z" w16du:dateUtc="2026-03-06T01:33:00Z">
        <w:r w:rsidR="00970475">
          <w:rPr>
            <w:rFonts w:ascii="Times New Roman" w:hAnsi="Times New Roman" w:cs="Times New Roman"/>
            <w:lang w:val="en-US"/>
          </w:rPr>
          <w:t xml:space="preserve"> assessing hydrological </w:t>
        </w:r>
      </w:ins>
      <w:del w:id="15" w:author=" Peirong Lin" w:date="2026-03-06T09:33:00Z" w16du:dateUtc="2026-03-06T01:33:00Z">
        <w:r w:rsidRPr="003A634B" w:rsidDel="00970475">
          <w:rPr>
            <w:rFonts w:ascii="Times New Roman" w:hAnsi="Times New Roman" w:cs="Times New Roman"/>
            <w:lang w:val="en-US"/>
          </w:rPr>
          <w:delText xml:space="preserve"> computing runoff </w:delText>
        </w:r>
      </w:del>
      <w:r w:rsidRPr="003A634B">
        <w:rPr>
          <w:rFonts w:ascii="Times New Roman" w:hAnsi="Times New Roman" w:cs="Times New Roman"/>
          <w:lang w:val="en-US"/>
        </w:rPr>
        <w:t>centroids along river networks</w:t>
      </w:r>
      <w:r w:rsidR="00A36583">
        <w:rPr>
          <w:rFonts w:ascii="Times New Roman" w:hAnsi="Times New Roman" w:cs="Times New Roman"/>
          <w:lang w:val="en-US"/>
        </w:rPr>
        <w:t xml:space="preserve"> -</w:t>
      </w:r>
      <w:del w:id="16" w:author=" Peirong Lin" w:date="2026-03-05T16:04:00Z" w16du:dateUtc="2026-03-05T08:04:00Z">
        <w:r w:rsidR="00A36583" w:rsidDel="005F0CD8">
          <w:rPr>
            <w:rFonts w:ascii="Times New Roman" w:hAnsi="Times New Roman" w:cs="Times New Roman"/>
            <w:lang w:val="en-US"/>
          </w:rPr>
          <w:delText>-</w:delText>
        </w:r>
      </w:del>
      <w:r w:rsidR="00A36583">
        <w:rPr>
          <w:rFonts w:ascii="Times New Roman" w:hAnsi="Times New Roman" w:cs="Times New Roman"/>
          <w:lang w:val="en-US"/>
        </w:rPr>
        <w:t xml:space="preserve"> </w:t>
      </w:r>
      <w:r w:rsidRPr="003A634B">
        <w:rPr>
          <w:rFonts w:ascii="Times New Roman" w:hAnsi="Times New Roman" w:cs="Times New Roman"/>
          <w:lang w:val="en-US"/>
        </w:rPr>
        <w:t xml:space="preserve">the </w:t>
      </w:r>
      <w:del w:id="17" w:author=" Peirong Lin" w:date="2026-03-06T09:33:00Z" w16du:dateUtc="2026-03-06T01:33:00Z">
        <w:r w:rsidRPr="003A634B" w:rsidDel="002772C0">
          <w:rPr>
            <w:rFonts w:ascii="Times New Roman" w:hAnsi="Times New Roman" w:cs="Times New Roman"/>
            <w:lang w:val="en-US"/>
          </w:rPr>
          <w:delText xml:space="preserve">Runoff </w:delText>
        </w:r>
      </w:del>
      <w:ins w:id="18" w:author=" Peirong Lin" w:date="2026-03-06T09:33:00Z" w16du:dateUtc="2026-03-06T01:33:00Z">
        <w:r w:rsidR="002772C0">
          <w:rPr>
            <w:rFonts w:ascii="Times New Roman" w:hAnsi="Times New Roman" w:cs="Times New Roman"/>
            <w:lang w:val="en-US"/>
          </w:rPr>
          <w:t>Relative</w:t>
        </w:r>
        <w:r w:rsidR="002772C0" w:rsidRPr="003A634B">
          <w:rPr>
            <w:rFonts w:ascii="Times New Roman" w:hAnsi="Times New Roman" w:cs="Times New Roman"/>
            <w:lang w:val="en-US"/>
          </w:rPr>
          <w:t xml:space="preserve"> </w:t>
        </w:r>
      </w:ins>
      <w:r w:rsidRPr="003A634B">
        <w:rPr>
          <w:rFonts w:ascii="Times New Roman" w:hAnsi="Times New Roman" w:cs="Times New Roman"/>
          <w:lang w:val="en-US"/>
        </w:rPr>
        <w:t>Centroid Index (RCI).</w:t>
      </w:r>
      <w:r>
        <w:rPr>
          <w:rFonts w:ascii="Times New Roman" w:hAnsi="Times New Roman" w:cs="Times New Roman" w:hint="eastAsia"/>
          <w:lang w:val="en-US"/>
        </w:rPr>
        <w:t xml:space="preserve"> </w:t>
      </w:r>
      <w:r>
        <w:rPr>
          <w:rFonts w:ascii="Times New Roman" w:hAnsi="Times New Roman" w:cs="Times New Roman"/>
          <w:lang w:val="en-US"/>
        </w:rPr>
        <w:t xml:space="preserve">The RCI is defined as the relative distance from a basin’s outlet by casting the physical definition of centriods to river networks, which for the first time, enables cross-basin and multi-scale intercomparisons of the mass balance locations. </w:t>
      </w:r>
      <w:r w:rsidR="002704C5" w:rsidRPr="002704C5">
        <w:rPr>
          <w:rFonts w:ascii="Times New Roman" w:hAnsi="Times New Roman" w:cs="Times New Roman"/>
          <w:lang w:val="en-US"/>
        </w:rPr>
        <w:t xml:space="preserve">We validate the framework in the Poyang Lake Basin, demonstrating that centroids align with known hydro-climatic and topographic gradients. Applying RCI to 40 major global rivers reveals that runoff centroids systematically deviate from geometric midpoints, with most basins exhibiting downstream bias due to network convergence, </w:t>
      </w:r>
      <w:r w:rsidR="002704C5">
        <w:rPr>
          <w:rFonts w:ascii="Times New Roman" w:hAnsi="Times New Roman" w:cs="Times New Roman"/>
          <w:lang w:val="en-US"/>
        </w:rPr>
        <w:t>and</w:t>
      </w:r>
      <w:r w:rsidR="002704C5" w:rsidRPr="002704C5">
        <w:rPr>
          <w:rFonts w:ascii="Times New Roman" w:hAnsi="Times New Roman" w:cs="Times New Roman"/>
          <w:lang w:val="en-US"/>
        </w:rPr>
        <w:t xml:space="preserve"> arid basins show centroids</w:t>
      </w:r>
      <w:r w:rsidR="002704C5">
        <w:rPr>
          <w:rFonts w:ascii="Times New Roman" w:hAnsi="Times New Roman" w:cs="Times New Roman"/>
          <w:lang w:val="en-US"/>
        </w:rPr>
        <w:t xml:space="preserve"> with more seasonal variability</w:t>
      </w:r>
      <w:r w:rsidR="002704C5" w:rsidRPr="002704C5">
        <w:rPr>
          <w:rFonts w:ascii="Times New Roman" w:hAnsi="Times New Roman" w:cs="Times New Roman"/>
          <w:lang w:val="en-US"/>
        </w:rPr>
        <w:t>. Multi-scale analysis across Pfafstetter Levels 1–5 shows runoff organization becomes increasingly outlet-concentrated and variable at finer scales.</w:t>
      </w:r>
      <w:r w:rsidR="00E53EEE">
        <w:rPr>
          <w:rFonts w:ascii="Times New Roman" w:hAnsi="Times New Roman" w:cs="Times New Roman"/>
          <w:lang w:val="en-US"/>
        </w:rPr>
        <w:t xml:space="preserve"> </w:t>
      </w:r>
      <w:r w:rsidR="00E53EEE" w:rsidRPr="00E53EEE">
        <w:rPr>
          <w:rFonts w:ascii="Times New Roman" w:hAnsi="Times New Roman" w:cs="Times New Roman"/>
          <w:lang w:val="en-US"/>
        </w:rPr>
        <w:t xml:space="preserve">Long-term trend analysis (1985–2019) comparing naturalized </w:t>
      </w:r>
      <w:del w:id="19" w:author=" Peirong Lin" w:date="2026-03-06T09:37:00Z" w16du:dateUtc="2026-03-06T01:37:00Z">
        <w:r w:rsidR="00E53EEE" w:rsidRPr="00E53EEE" w:rsidDel="001944A1">
          <w:rPr>
            <w:rFonts w:ascii="Times New Roman" w:hAnsi="Times New Roman" w:cs="Times New Roman"/>
            <w:lang w:val="en-US"/>
          </w:rPr>
          <w:delText xml:space="preserve">(GRADES) </w:delText>
        </w:r>
      </w:del>
      <w:r w:rsidR="00E53EEE" w:rsidRPr="00E53EEE">
        <w:rPr>
          <w:rFonts w:ascii="Times New Roman" w:hAnsi="Times New Roman" w:cs="Times New Roman"/>
          <w:lang w:val="en-US"/>
        </w:rPr>
        <w:t>and human-perturbed</w:t>
      </w:r>
      <w:del w:id="20" w:author=" Peirong Lin" w:date="2026-03-06T09:37:00Z" w16du:dateUtc="2026-03-06T01:37:00Z">
        <w:r w:rsidR="00E53EEE" w:rsidRPr="00E53EEE" w:rsidDel="001944A1">
          <w:rPr>
            <w:rFonts w:ascii="Times New Roman" w:hAnsi="Times New Roman" w:cs="Times New Roman"/>
            <w:lang w:val="en-US"/>
          </w:rPr>
          <w:delText xml:space="preserve"> (GRDR)</w:delText>
        </w:r>
      </w:del>
      <w:r w:rsidR="00E53EEE" w:rsidRPr="00E53EEE">
        <w:rPr>
          <w:rFonts w:ascii="Times New Roman" w:hAnsi="Times New Roman" w:cs="Times New Roman"/>
          <w:lang w:val="en-US"/>
        </w:rPr>
        <w:t xml:space="preserve"> runoff reveals that cross-dataset centroid divergences diagnostically capture human water perturbation signatures, with over half of basins showing stronger decoupling of human-perturbed runoff from precipitation trends than naturalized conditions. The RCI framework transforms data uncertainty into process insight, offering a tool for understanding water distribution and migration from a continuous river-network perspective, with applications across data-rich and data-limited contexts.</w:t>
      </w:r>
    </w:p>
    <w:p w14:paraId="7460E043" w14:textId="77777777" w:rsidR="00235A70" w:rsidRDefault="00235A70">
      <w:pPr>
        <w:spacing w:before="240" w:after="240" w:line="360" w:lineRule="auto"/>
        <w:jc w:val="both"/>
        <w:rPr>
          <w:rFonts w:ascii="Times New Roman" w:hAnsi="Times New Roman" w:cs="Times New Roman"/>
          <w:lang w:val="en-US"/>
        </w:rPr>
      </w:pPr>
    </w:p>
    <w:p w14:paraId="43885410" w14:textId="77777777" w:rsidR="00235A70" w:rsidRDefault="00000000">
      <w:pPr>
        <w:pStyle w:val="1"/>
        <w:spacing w:before="240" w:after="240" w:line="360" w:lineRule="auto"/>
        <w:jc w:val="both"/>
        <w:rPr>
          <w:rFonts w:ascii="Times New Roman Bold" w:hAnsi="Times New Roman Bold" w:cs="Times New Roman Bold"/>
          <w:b/>
          <w:bCs/>
          <w:color w:val="000000" w:themeColor="text1"/>
          <w:sz w:val="24"/>
          <w:szCs w:val="24"/>
          <w:lang w:val="en-US"/>
        </w:rPr>
      </w:pPr>
      <w:r>
        <w:rPr>
          <w:rFonts w:ascii="Times New Roman Bold" w:hAnsi="Times New Roman Bold" w:cs="Times New Roman Bold"/>
          <w:b/>
          <w:bCs/>
          <w:color w:val="000000" w:themeColor="text1"/>
          <w:sz w:val="36"/>
          <w:szCs w:val="36"/>
          <w:lang w:val="en-US"/>
        </w:rPr>
        <w:t>Plain language summary</w:t>
      </w:r>
      <w:r>
        <w:rPr>
          <w:rFonts w:ascii="Times New Roman Bold" w:hAnsi="Times New Roman Bold" w:cs="Times New Roman Bold"/>
          <w:b/>
          <w:bCs/>
          <w:color w:val="000000" w:themeColor="text1"/>
          <w:sz w:val="24"/>
          <w:szCs w:val="24"/>
          <w:lang w:val="en-US"/>
        </w:rPr>
        <w:t xml:space="preserve"> </w:t>
      </w:r>
    </w:p>
    <w:p w14:paraId="600DCF0A" w14:textId="3F9E4853" w:rsidR="00235A70" w:rsidRDefault="00101840" w:rsidP="00CE55A6">
      <w:pPr>
        <w:spacing w:before="240" w:after="240" w:line="240" w:lineRule="auto"/>
        <w:jc w:val="both"/>
        <w:rPr>
          <w:rFonts w:ascii="Times New Roman" w:hAnsi="Times New Roman" w:cs="Times New Roman"/>
          <w:lang w:val="en-US"/>
        </w:rPr>
      </w:pPr>
      <w:r w:rsidRPr="00101840">
        <w:rPr>
          <w:rFonts w:ascii="Times New Roman" w:hAnsi="Times New Roman" w:cs="Times New Roman"/>
          <w:lang w:val="en-US"/>
        </w:rPr>
        <w:t xml:space="preserve">Understanding how river runoff responds to climate change is challenging because water flows from upstream to downstream through complex river networks. Traditional studies have focused on when water arrives at river mouths, but have overlooked where water is distributed along the entire river system. This study introduces the Runoff Centroid Index (RCI), a new metric that identifies the "balance point" of water </w:t>
      </w:r>
      <w:del w:id="21" w:author=" Peirong Lin" w:date="2026-03-09T16:03:00Z" w16du:dateUtc="2026-03-09T08:03:00Z">
        <w:r w:rsidRPr="00101840" w:rsidDel="009A2677">
          <w:rPr>
            <w:rFonts w:ascii="Times New Roman" w:hAnsi="Times New Roman" w:cs="Times New Roman"/>
            <w:lang w:val="en-US"/>
          </w:rPr>
          <w:delText>mass along any river</w:delText>
        </w:r>
      </w:del>
      <w:ins w:id="22" w:author=" Peirong Lin" w:date="2026-03-09T16:03:00Z" w16du:dateUtc="2026-03-09T08:03:00Z">
        <w:r w:rsidR="009A2677">
          <w:rPr>
            <w:rFonts w:ascii="Times New Roman" w:hAnsi="Times New Roman" w:cs="Times New Roman"/>
            <w:lang w:val="en-US"/>
          </w:rPr>
          <w:t>distribution across a basin</w:t>
        </w:r>
      </w:ins>
      <w:r w:rsidRPr="00101840">
        <w:rPr>
          <w:rFonts w:ascii="Times New Roman" w:hAnsi="Times New Roman" w:cs="Times New Roman"/>
          <w:lang w:val="en-US"/>
        </w:rPr>
        <w:t>—the location where upstream and downstream contributions are equal.</w:t>
      </w:r>
      <w:r w:rsidR="00366B96">
        <w:rPr>
          <w:rFonts w:ascii="Times New Roman" w:hAnsi="Times New Roman" w:cs="Times New Roman" w:hint="eastAsia"/>
          <w:lang w:val="en-US"/>
        </w:rPr>
        <w:t xml:space="preserve"> </w:t>
      </w:r>
      <w:r w:rsidR="00366B96" w:rsidRPr="00366B96">
        <w:rPr>
          <w:rFonts w:ascii="Times New Roman" w:hAnsi="Times New Roman" w:cs="Times New Roman"/>
          <w:lang w:val="en-US"/>
        </w:rPr>
        <w:t>Crucially, the RCI enables for the first time consistent comparisons across basins of different sizes and across multiple spatial scales</w:t>
      </w:r>
      <w:del w:id="23" w:author=" Peirong Lin" w:date="2026-03-05T14:24:00Z" w16du:dateUtc="2026-03-05T06:24:00Z">
        <w:r w:rsidR="00366B96" w:rsidRPr="00366B96" w:rsidDel="00950718">
          <w:rPr>
            <w:rFonts w:ascii="Times New Roman" w:hAnsi="Times New Roman" w:cs="Times New Roman"/>
            <w:lang w:val="en-US"/>
          </w:rPr>
          <w:delText xml:space="preserve"> within the same basin</w:delText>
        </w:r>
      </w:del>
      <w:r w:rsidR="00366B96" w:rsidRPr="00366B96">
        <w:rPr>
          <w:rFonts w:ascii="Times New Roman" w:hAnsi="Times New Roman" w:cs="Times New Roman"/>
          <w:lang w:val="en-US"/>
        </w:rPr>
        <w:t>.</w:t>
      </w:r>
      <w:r w:rsidR="00CE55A6">
        <w:rPr>
          <w:rFonts w:ascii="Times New Roman" w:hAnsi="Times New Roman" w:cs="Times New Roman" w:hint="eastAsia"/>
          <w:lang w:val="en-US"/>
        </w:rPr>
        <w:t xml:space="preserve"> </w:t>
      </w:r>
      <w:r w:rsidR="00CE55A6" w:rsidRPr="00CE55A6">
        <w:rPr>
          <w:rFonts w:ascii="Times New Roman" w:hAnsi="Times New Roman" w:cs="Times New Roman"/>
          <w:lang w:val="en-US"/>
        </w:rPr>
        <w:t>We validated the RCI in China's Poyang Lake Basin</w:t>
      </w:r>
      <w:ins w:id="24" w:author=" Peirong Lin" w:date="2026-03-05T14:24:00Z" w16du:dateUtc="2026-03-05T06:24:00Z">
        <w:r w:rsidR="00DE63B5">
          <w:rPr>
            <w:rFonts w:ascii="Times New Roman" w:hAnsi="Times New Roman" w:cs="Times New Roman"/>
            <w:lang w:val="en-US"/>
          </w:rPr>
          <w:t xml:space="preserve"> and 40 major global river basins</w:t>
        </w:r>
      </w:ins>
      <w:r w:rsidR="00CE55A6" w:rsidRPr="00CE55A6">
        <w:rPr>
          <w:rFonts w:ascii="Times New Roman" w:hAnsi="Times New Roman" w:cs="Times New Roman"/>
          <w:lang w:val="en-US"/>
        </w:rPr>
        <w:t xml:space="preserve">, confirming that centroid locations align with expected patterns of mountain topography, rainfall distribution, and tributary influences. </w:t>
      </w:r>
      <w:del w:id="25" w:author=" Peirong Lin" w:date="2026-03-05T14:24:00Z" w16du:dateUtc="2026-03-05T06:24:00Z">
        <w:r w:rsidR="00CE55A6" w:rsidRPr="00CE55A6" w:rsidDel="00DE63B5">
          <w:rPr>
            <w:rFonts w:ascii="Times New Roman" w:hAnsi="Times New Roman" w:cs="Times New Roman"/>
            <w:lang w:val="en-US"/>
          </w:rPr>
          <w:delText>Applying the RCI to 40 major global rivers revealed that most basins have centroids located downstream of their geometric midpoints, indicating water tends to concentrate toward outlets due to tributary convergence. However, a</w:delText>
        </w:r>
      </w:del>
      <w:ins w:id="26" w:author=" Peirong Lin" w:date="2026-03-05T14:24:00Z" w16du:dateUtc="2026-03-05T06:24:00Z">
        <w:r w:rsidR="00DE63B5">
          <w:rPr>
            <w:rFonts w:ascii="Times New Roman" w:hAnsi="Times New Roman" w:cs="Times New Roman"/>
            <w:lang w:val="en-US"/>
          </w:rPr>
          <w:t>A</w:t>
        </w:r>
      </w:ins>
      <w:r w:rsidR="00CE55A6" w:rsidRPr="00CE55A6">
        <w:rPr>
          <w:rFonts w:ascii="Times New Roman" w:hAnsi="Times New Roman" w:cs="Times New Roman"/>
          <w:lang w:val="en-US"/>
        </w:rPr>
        <w:t>rid basins such as the Colorado and Nile exhibit upstream-displaced centroids, reflecting the dominance of headwater snowmelt and evaporative losses downstream.</w:t>
      </w:r>
      <w:r w:rsidR="00CE55A6" w:rsidRPr="00002D16">
        <w:rPr>
          <w:lang w:val="en-US"/>
        </w:rPr>
        <w:t xml:space="preserve"> </w:t>
      </w:r>
      <w:r w:rsidR="00CE55A6" w:rsidRPr="00CE55A6">
        <w:rPr>
          <w:rFonts w:ascii="Times New Roman" w:hAnsi="Times New Roman" w:cs="Times New Roman"/>
          <w:lang w:val="en-US"/>
        </w:rPr>
        <w:t>The multi-scale capability of the RCI</w:t>
      </w:r>
      <w:r w:rsidR="00CE55A6">
        <w:rPr>
          <w:rFonts w:ascii="Times New Roman" w:hAnsi="Times New Roman" w:cs="Times New Roman" w:hint="eastAsia"/>
          <w:lang w:val="en-US"/>
        </w:rPr>
        <w:t xml:space="preserve"> </w:t>
      </w:r>
      <w:r w:rsidR="00CE55A6" w:rsidRPr="00CE55A6">
        <w:rPr>
          <w:rFonts w:ascii="Times New Roman" w:hAnsi="Times New Roman" w:cs="Times New Roman"/>
          <w:lang w:val="en-US"/>
        </w:rPr>
        <w:t xml:space="preserve">revealed systematic patterns: smaller watersheds show greater variability and more outlet-focused runoff organization, while larger basins better integrate local heterogeneity. </w:t>
      </w:r>
      <w:r w:rsidR="00E4018A">
        <w:rPr>
          <w:rFonts w:ascii="Times New Roman" w:hAnsi="Times New Roman" w:cs="Times New Roman" w:hint="eastAsia"/>
          <w:lang w:val="en-US"/>
        </w:rPr>
        <w:t>B</w:t>
      </w:r>
      <w:r w:rsidR="00E4018A" w:rsidRPr="00E4018A">
        <w:rPr>
          <w:rFonts w:ascii="Times New Roman" w:hAnsi="Times New Roman" w:cs="Times New Roman"/>
          <w:lang w:val="en-US"/>
        </w:rPr>
        <w:t>eyond characterizing spatial patterns, we demonstrate that systematic comparison of RCI estimates derived from different datasets can diagnostically reveal human impacts.</w:t>
      </w:r>
      <w:r w:rsidR="004C265C">
        <w:rPr>
          <w:rFonts w:ascii="Times New Roman" w:hAnsi="Times New Roman" w:cs="Times New Roman" w:hint="eastAsia"/>
          <w:lang w:val="en-US"/>
        </w:rPr>
        <w:t xml:space="preserve"> </w:t>
      </w:r>
      <w:r w:rsidR="00CE55A6" w:rsidRPr="00CE55A6">
        <w:rPr>
          <w:rFonts w:ascii="Times New Roman" w:hAnsi="Times New Roman" w:cs="Times New Roman"/>
          <w:lang w:val="en-US"/>
        </w:rPr>
        <w:t>The RCI provides a transferable tool for quantifying and comparing water distribution across rivers</w:t>
      </w:r>
      <w:r w:rsidR="00B041D4">
        <w:rPr>
          <w:rFonts w:ascii="Times New Roman" w:hAnsi="Times New Roman" w:cs="Times New Roman" w:hint="eastAsia"/>
          <w:lang w:val="en-US"/>
        </w:rPr>
        <w:t xml:space="preserve"> </w:t>
      </w:r>
      <w:r w:rsidR="00B041D4">
        <w:rPr>
          <w:rFonts w:ascii="Times New Roman" w:hAnsi="Times New Roman" w:cs="Times New Roman"/>
          <w:lang w:val="en-US"/>
        </w:rPr>
        <w:t>and scales</w:t>
      </w:r>
      <w:r w:rsidR="00CE55A6" w:rsidRPr="00CE55A6">
        <w:rPr>
          <w:rFonts w:ascii="Times New Roman" w:hAnsi="Times New Roman" w:cs="Times New Roman"/>
          <w:lang w:val="en-US"/>
        </w:rPr>
        <w:t>, offering new insights into how climate change and human interventions reshape water availability from headwaters to sea.</w:t>
      </w:r>
    </w:p>
    <w:p w14:paraId="0CCC9BB0" w14:textId="77777777" w:rsidR="00235A70" w:rsidRDefault="00235A70">
      <w:pPr>
        <w:spacing w:before="240" w:after="240" w:line="240" w:lineRule="auto"/>
        <w:jc w:val="both"/>
        <w:rPr>
          <w:rFonts w:ascii="Times New Roman" w:hAnsi="Times New Roman" w:cs="Times New Roman"/>
          <w:lang w:val="en-US"/>
        </w:rPr>
      </w:pPr>
    </w:p>
    <w:p w14:paraId="207D5561" w14:textId="77777777" w:rsidR="00235A70" w:rsidRDefault="00000000">
      <w:pPr>
        <w:pStyle w:val="1"/>
        <w:numPr>
          <w:ilvl w:val="0"/>
          <w:numId w:val="2"/>
        </w:numPr>
        <w:spacing w:before="240" w:after="240" w:line="360" w:lineRule="auto"/>
        <w:jc w:val="both"/>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t>Introduction</w:t>
      </w:r>
    </w:p>
    <w:p w14:paraId="75291B1F" w14:textId="376BA7AF"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Climate change is profoundly reshaping the terrestrial water cycle, altering precipitation, evapotranspiration, and river discharge worldwide</w:t>
      </w:r>
      <w:r>
        <w:rPr>
          <w:rFonts w:ascii="Times New Roman" w:hAnsi="Times New Roman" w:cs="Times New Roman"/>
          <w:color w:val="0070C0"/>
          <w:lang w:val="en-US"/>
        </w:rPr>
        <w:t xml:space="preserve"> (IPCC, 2021)</w:t>
      </w:r>
      <w:r>
        <w:rPr>
          <w:rFonts w:ascii="Times New Roman" w:hAnsi="Times New Roman" w:cs="Times New Roman"/>
          <w:lang w:val="en-US"/>
        </w:rPr>
        <w:t>. Yet unlike temperature or precipitation</w:t>
      </w:r>
      <w:r>
        <w:rPr>
          <w:rFonts w:ascii="Times New Roman" w:hAnsi="Times New Roman" w:cs="Times New Roman"/>
          <w:color w:val="0070C0"/>
          <w:lang w:val="en-US"/>
        </w:rPr>
        <w:t xml:space="preserve">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{"citationID":"0WWYbO85","properties":{"formattedCitation":"(Asadieh &amp; Krakauer, 2015)","plainCitation":"(Asadieh &amp; Krakauer, 2015)","noteIndex":0},"citationItems":[{"id":"enbnLFjO/VNyfAR6v","uris":["http://zotero.org/users/17210058/items/ZCD6IACI"],"itemData":{"id":77,"type":"article-journal","abstract":"Precipitation events are expected to become substantially more intense under global warming, but few global comparisons of observations and climate model simulations are available to constrain predictions of future changes in precipitation extremes. We present a systematic global-scale comparison of changes in historical (1901–2010) annualmaximum daily precipitation between station observations (compiled in HadEX2) and the suite of global climate models contributing to the ﬁfth phase of the Coupled Model Intercomparison Project (CMIP5). We use both parametric and non-parametric methods to quantify the strength of trends in extreme precipitation in observations and models, taking care to sample them spatially and temporally in comparable ways. We ﬁnd that both observations and models show generally increasing trends in extreme precipitation since 1901, with the largest changes in the deep tropics. Annual-maximum daily precipitation (Rx1day) has increased faster in the observations than in most of the CMIP5 models. On a global scale, the observational annual-maximum daily precipitation has increased by an average of 5.73 mm over the last 110 years, or 8.5 % in relative terms. This corresponds to an increase of 10 % K−1 in global warming since 1901, which is larger than the average of climate models, with 8.3 % K−1. The average rate of increase in extreme precipitation per K of warming in both models and observations is higher than the rate of increase in atmospheric water vapor content per K of warming expected from the Clausius–Clapeyron equation. We expect our ﬁndings to help inform assessments of precipitationrelated hazards such as ﬂooding, droughts and storms.","container-title":"Hydrology and Earth System Sciences","DOI":"10.5194/hess-19-877-2015","ISSN":"1607-7938","issue":"2","journalAbbreviation":"Hydrol. Earth Syst. Sci.","language":"en","license":"https://creativecommons.org/licenses/by/3.0/","page":"877-891","source":"DOI.org (Crossref)","title":"Global trends in extreme precipitation: climate models versus observations","title-short":"Global trends in extreme precipitation","volume":"19","author":[{"family":"Asadieh","given":"B."},{"family":"Krakauer","given":"N. Y."}],"issued":{"date-parts":[["2015",2,12]]}}}],"schema":"https://github.com/citation-style-language/schema/raw/master/csl-citation.json"}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(Asadieh &amp; Krakauer, 2015)</w:t>
      </w:r>
      <w:r>
        <w:rPr>
          <w:rFonts w:ascii="Times New Roman" w:hAnsi="Times New Roman" w:cs="Times New Roman"/>
          <w:color w:val="0070C0"/>
          <w:lang w:val="en-US"/>
        </w:rPr>
        <w:fldChar w:fldCharType="end"/>
      </w:r>
      <w:r>
        <w:rPr>
          <w:rFonts w:ascii="Times New Roman" w:hAnsi="Times New Roman" w:cs="Times New Roman"/>
          <w:lang w:val="en-US"/>
        </w:rPr>
        <w:t xml:space="preserve">, understanding runoff changes across river networks remains elusive, with </w:t>
      </w:r>
      <w:ins w:id="27" w:author=" Peirong Lin" w:date="2026-03-05T14:28:00Z" w16du:dateUtc="2026-03-05T06:28:00Z">
        <w:r w:rsidR="00E2734C">
          <w:rPr>
            <w:rFonts w:ascii="Times New Roman" w:hAnsi="Times New Roman" w:cs="Times New Roman"/>
            <w:lang w:val="en-US"/>
          </w:rPr>
          <w:t xml:space="preserve">existing </w:t>
        </w:r>
      </w:ins>
      <w:r>
        <w:rPr>
          <w:rFonts w:ascii="Times New Roman" w:hAnsi="Times New Roman" w:cs="Times New Roman"/>
          <w:lang w:val="en-US"/>
        </w:rPr>
        <w:t xml:space="preserve">studies often reporting complex and inconsistent spatial patterns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{"citationID":"QEijU1cl","properties":{"formattedCitation":"(Bl\\uc0\\u246{}schl et al., 2017, 2019; Hall et al., 2014; Zhang et al., 2022)","plainCitation":"(Blöschl et al., 2017, 2019; Hall et al., 2014; Zhang et al., 2022)","noteIndex":0},"citationItems":[{"id":"enbnLFjO/i6YyH6zD","uris":["http://zotero.org/users/17210058/items/33KX83PX"],"itemData":{"id":85,"type":"article-journal","abstract":"Statistics and Seasonality (Institute of Hydrology, Wallingford, UK, 1993). 18. B. Ivančan-Picek, K. Horvath, N. Mahović, M. Gajić-Čapka, Nat. Hazards 72, 1231–1252 (2014). 19. E. Xoplaki, J. F. González-Rouco, J. Luterbacher, H. Wanner, Clim. Dyn. 23, 63–78 (2004). 20. S. Klaus, H. Kreibich, B. Merz, B. Kuhlmann, K. Schröter, Environ. Earth Sci. 75, 1289 (2016). 21. T. P. Barnett, J. C. Adam, D. P. Lettenmaier, Nature 438, 303–309 (2005). 22. M. Mudelsee, M. Börngen, G. Tetzlaff, U. Grünewald, Nature 425, 166–169 (2003).","container-title":"Science","DOI":"10.1126/science.aan2506","ISSN":"0036-8075, 1095-9203","issue":"6351","journalAbbreviation":"Science","language":"en","page":"588-590","source":"DOI.org (Crossref)","title":"Changing climate shifts timing of European floods","volume":"357","author":[{"family":"Blöschl","given":"Günter"},{"family":"Hall","given":"Julia"},{"family":"Parajka","given":"Juraj"},{"family":"Perdigão","given":"Rui A. P."},{"family":"Merz","given":"Bruno"},{"family":"Arheimer","given":"Berit"},{"family":"Aronica","given":"Giuseppe T."},{"family":"Bilibashi","given":"Ardian"},{"family":"Bonacci","given":"Ognjen"},{"family":"Borga","given":"Marco"},{"family":"Čanjevac","given":"Ivan"},{"family":"Castellarin","given":"Attilio"},{"family":"Chirico","given":"Giovanni B."},{"family":"Claps","given":"Pierluigi"},{"family":"Fiala","given":"Károly"},{"family":"Frolova","given":"Natalia"},{"family":"Gorbachova","given":"Liudmyla"},{"family":"Gül","given":"Ali"},{"family":"Hannaford","given":"Jamie"},{"family":"Harrigan","given":"Shaun"},{"family":"Kireeva","given":"Maria"},{"family":"Kiss","given":"Andrea"},{"family":"Kjeldsen","given":"Thomas R."},{"family":"Kohnová","given":"Silvia"},{"family":"Koskela","given":"Jarkko J."},{"family":"Ledvinka","given":"Ondrej"},{"family":"Macdonald","given":"Neil"},{"family":"Mavrova-Guirguinova","given":"Maria"},{"family":"Mediero","given":"Luis"},{"family":"Merz","given":"Ralf"},{"family":"Molnar","given":"Peter"},{"family":"Montanari","given":"Alberto"},{"family":"Murphy","given":"Conor"},{"family":"Osuch","given":"Marzena"},{"family":"Ovcharuk","given":"Valeryia"},{"family":"Radevski","given":"Ivan"},{"family":"Rogger","given":"Magdalena"},{"family":"Salinas","given":"José L."},{"family":"Sauquet","given":"Eric"},{"family":"Šraj","given":"Mojca"},{"family":"Szolgay","given":"Jan"},{"family":"Viglione","given":"Alberto"},{"family":"Volpi","given":"Elena"},{"family":"Wilson","given":"Donna"},{"family":"Zaimi","given":"Klodian"},{"family":"Živković","given":"Nenad"}],"issued":{"date-parts":[["2017",8,11]]}}},{"id":"enbnLFjO/sbM79Kf2","uris":["http://zotero.org/users/17210058/items/97I92T7T"],"itemData":{"id":81,"type":"article-journal","abstract":"There is growing concern that ﬂooding is becoming more frequent and severe in Europe. A better understanding of ﬂood regime changes and their drivers is therefore needed. The paper reviews the current knowledge on ﬂood regime changes in European rivers that has traditionally been obtained through two alternative research approaches. The ﬁrst approach is the data-based detection of changes in observed ﬂood events. Current methods are reviewed together with their challenges and opportunities. For example, observation biases, the merging of different data sources and accounting for nonlinear drivers and responses. The second approach consists of modelled scenarios of future ﬂoods. Challenges and opportunities associated with ﬂood change scenarios are discussed such as fully accounting for uncertainties in the modelling cascade and feedbacks. To make progress in ﬂood change research, we suggest that a synthesis of these two approaches is needed. This can be achieved by focusing on long duration records and ﬂood-rich and ﬂoodpoor periods rather than on short duration ﬂood trends only, by formally attributing causes of observed ﬂood changes, by validating scenarios against observed ﬂood regime dynamics, and by developing low-dimensional models of ﬂood changes and feedbacks. The paper ﬁnishes with a call for a joint European ﬂood change research network.","container-title":"Hydrology and Earth System Sciences","DOI":"10.5194/hess-18-2735-2014","ISSN":"1607-7938","issue":"7","journalAbbreviation":"Hydrol. Earth Syst. Sci.","language":"en","license":"https://creativecommons.org/licenses/by/3.0/","page":"2735-2772","source":"DOI.org (Crossref)","title":"Understanding flood regime changes in Europe: a state-of-the-art assessment","title-short":"Understanding flood regime changes in Europe","volume":"18","author":[{"family":"Hall","given":"J."},{"family":"Arheimer","given":"B."},{"family":"Borga","given":"M."},{"family":"Brázdil","given":"R."},{"family":"Claps","given":"P."},{"family":"Kiss","given":"A."},{"family":"Kjeldsen","given":"T. R."},{"family":"Kriaučiūnienė","given":"J."},{"family":"Kundzewicz","given":"Z. W."},{"family":"Lang","given":"M."},{"family":"Llasat","given":"M. C."},{"family":"Macdonald","given":"N."},{"family":"McIntyre","given":"N."},{"family":"Mediero","given":"L."},{"family":"Merz","given":"B."},{"family":"Merz","given":"R."},{"family":"Molnar","given":"P."},{"family":"Montanari","given":"A."},{"family":"Neuhold","given":"C."},{"family":"Parajka","given":"J."},{"family":"Perdigão","given":"R. A. P."},{"family":"Plavcová","given":"L."},{"family":"Rogger","given":"M."},{"family":"Salinas","given":"J. L."},{"family":"Sauquet","given":"E."},{"family":"Schär","given":"C."},{"family":"Szolgay","given":"J."},{"family":"Viglione","given":"A."},{"family":"Blöschl","given":"G."}],"issued":{"date-parts":[["2014",7,30]]}}},{"id":"enbnLFjO/j2fQWvFn","uris":["http://zotero.org/users/17210058/items/RSZIUKGV"],"itemData":{"id":83,"type":"article-journal","container-title":"Nature Climate Change","DOI":"10.1038/s41558-022-01539-7","ISSN":"1758-678X, 1758-6798","issue":"12","journalAbbreviation":"Nat. Clim. Chang.","language":"en","page":"1160-1167","source":"DOI.org (Crossref)","title":"Reconciling disagreement on global river flood changes in a warming climate","volume":"12","author":[{"family":"Zhang","given":"Shulei"},{"family":"Zhou","given":"Liming"},{"family":"Zhang","given":"Lu"},{"family":"Yang","given":"Yuting"},{"family":"Wei","given":"Zhongwang"},{"family":"Zhou","given":"Sha"},{"family":"Yang","given":"Dawen"},{"family":"Yang","given":"Xiaofan"},{"family":"Wu","given":"Xiuchen"},{"family":"Zhang","given":"Yongqiang"},{"family":"Li","given":"Xiaoyan"},{"family":"Dai","given":"Yongjiu"}],"issued":{"date-parts":[["2022",12]]}}},{"id":"enbnLFjO/OgIy88Yp","uris":["http://zotero.org/users/17210058/items/5K9654IB"],"itemData":{"id":79,"type":"article-journal","container-title":"Nature","DOI":"10.1038/s41586-019-1495-6","ISSN":"0028-0836, 1476-4687","issue":"7772","journalAbbreviation":"Nature","language":"en","page":"108-111","source":"DOI.org (Crossref)","title":"Changing climate both increases and decreases European river floods","volume":"573","author":[{"family":"Blöschl","given":"Günter"},{"family":"Hall","given":"Julia"},{"family":"Viglione","given":"Alberto"},{"family":"Perdigão","given":"Rui A. P."},{"family":"Parajka","given":"Juraj"},{"family":"Merz","given":"Bruno"},{"family":"Lun","given":"David"},{"family":"Arheimer","given":"Berit"},{"family":"Aronica","given":"Giuseppe T."},{"family":"Bilibashi","given":"Ardian"},{"family":"Boháč","given":"Miloň"},{"family":"Bonacci","given":"Ognjen"},{"family":"Borga","given":"Marco"},{"family":"Čanjevac","given":"Ivan"},{"family":"Castellarin","given":"Attilio"},{"family":"Chirico","given":"Giovanni B."},{"family":"Claps","given":"Pierluigi"},{"family":"Frolova","given":"Natalia"},{"family":"Ganora","given":"Daniele"},{"family":"Gorbachova","given":"Liudmyla"},{"family":"Gül","given":"Ali"},{"family":"Hannaford","given":"Jamie"},{"family":"Harrigan","given":"Shaun"},{"family":"Kireeva","given":"Maria"},{"family":"Kiss","given":"Andrea"},{"family":"Kjeldsen","given":"Thomas R."},{"family":"Kohnová","given":"Silvia"},{"family":"Koskela","given":"Jarkko J."},{"family":"Ledvinka","given":"Ondrej"},{"family":"Macdonald","given":"Neil"},{"family":"Mavrova-Guirguinova","given":"Maria"},{"family":"Mediero","given":"Luis"},{"family":"Merz","given":"Ralf"},{"family":"Molnar","given":"Peter"},{"family":"Montanari","given":"Alberto"},{"family":"Murphy","given":"Conor"},{"family":"Osuch","given":"Marzena"},{"family":"Ovcharuk","given":"Valeryia"},{"family":"Radevski","given":"Ivan"},{"family":"Salinas","given":"José L."},{"family":"Sauquet","given":"Eric"},{"family":"Šraj","given":"Mojca"},{"family":"Szolgay","given":"Jan"},{"family":"Volpi","given":"Elena"},{"family":"Wilson","given":"Donna"},{"family":"Zaimi","given":"Klodian"},{"family":"Živković","given":"Nenad"}],"issued":{"date-parts":[["2019",9,5]]}}}],"schema":"https://github.com/citation-style-language/schema/raw/master/csl-citation.json"} </w:instrText>
      </w:r>
      <w:r>
        <w:rPr>
          <w:rFonts w:ascii="Times New Roman" w:hAnsi="Times New Roman" w:cs="Times New Roman"/>
          <w:color w:val="0070C0"/>
          <w:lang w:val="en-US"/>
        </w:rPr>
        <w:fldChar w:fldCharType="separate"/>
      </w:r>
      <w:r>
        <w:rPr>
          <w:rFonts w:ascii="Times New Roman" w:eastAsia="宋体" w:hAnsi="Times New Roman" w:cs="Times New Roman"/>
          <w:color w:val="0070C0"/>
          <w:kern w:val="0"/>
          <w:lang w:val="en-US"/>
          <w14:ligatures w14:val="none"/>
        </w:rPr>
        <w:t>(Blöschl et al., 2017, 2019; Hall et al., 2014; Zhang et al., 2022)</w:t>
      </w:r>
      <w:r>
        <w:rPr>
          <w:rFonts w:ascii="Times New Roman" w:hAnsi="Times New Roman" w:cs="Times New Roman"/>
          <w:color w:val="0070C0"/>
          <w:lang w:val="en-US"/>
        </w:rPr>
        <w:fldChar w:fldCharType="end"/>
      </w:r>
      <w:r>
        <w:rPr>
          <w:rFonts w:ascii="Times New Roman" w:hAnsi="Times New Roman" w:cs="Times New Roman"/>
          <w:lang w:val="en-US"/>
        </w:rPr>
        <w:t>. The reason behind is partially due to the riverine processes organized by stream networks, with water flowing from upstream to downstream through directed and topologically-constrained branching structures. Therefore, changes in runoff manifest not only the local hydroclimatic changes, but also those propagate through the fluvial network</w:t>
      </w:r>
      <w:r>
        <w:rPr>
          <w:rFonts w:ascii="Times New Roman" w:hAnsi="Times New Roman" w:cs="Times New Roman" w:hint="eastAsia"/>
          <w:lang w:val="en-US"/>
        </w:rPr>
        <w:t xml:space="preserve">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{"citationID":"E1ToN6cs","properties":{"formattedCitation":"(Huss et al., 2017)","plainCitation":"(Huss et al., 2017)","noteIndex":0},"citationItems":[{"id":"enbnLFjO/7rar2IuM","uris":["http://zotero.org/users/17210058/items/5G5ITJ65"],"itemData":{"id":87,"type":"article-journal","abstract":"The cryosphere in mountain regions is rapidly declining, a trend that is expected to accelerate over the next several decades due to anthropogenic climate change. A cascade of eﬀects will result, extending from mountains to lowlands with associated impacts on human livelihood, economy, and ecosystems. With rising air temperatures and increased radiative forcing, glaciers will become smaller and, in some cases, disappear, the area of frozen ground will diminish, the ratio of snow to rainfall will decrease, and the timing and magnitude of both maximum and minimum streamﬂow will change. These changes will aﬀect erosion rates, sediment, and nutrient ﬂux, and the biogeochemistry of rivers and proglacial lakes, all of which inﬂuence water quality, aquatic habitat, and biotic communities. Changes in the length of the growing season will allow low-elevation plants and animals to expand their ranges upward. Slope failures due to thawing alpine permafrost, and outburst ﬂoods from glacier- and moraine-dammed lakes will threaten downstream populations. Societies even well beyond the mountains depend on meltwater from glaciers and snow for drinking water supplies, irrigation, mining, hydropower, agriculture, and recreation. Here, we review and, where possible, quantify the impacts of anticipated climate change on the alpine cryosphere, hydrosphere, and biosphere, and consider the implications for adaptation to a future of mountains without permanent snow and ice.","container-title":"Earth's Future","DOI":"10.1002/2016EF000514","ISSN":"2328-4277, 2328-4277","issue":"5","journalAbbreviation":"Earth's Future","language":"en","license":"http://creativecommons.org/licenses/by-nc-nd/4.0/","page":"418-435","source":"DOI.org (Crossref)","title":"Toward mountains without permanent snow and ice","volume":"5","author":[{"family":"Huss","given":"M."},{"family":"Bookhagen","given":"B."},{"family":"Huggel","given":"C."},{"family":"Jacobsen","given":"D."},{"family":"Bradley","given":"R.S."},{"family":"Clague","given":"J.J."},{"family":"Vuille","given":"M."},{"family":"Buytaert","given":"W."},{"family":"Cayan","given":"D.R."},{"family":"Greenwood","given":"G."},{"family":"Mark","given":"B.G."},{"family":"Milner","given":"A.M."},{"family":"Weingartner","given":"R."},{"family":"Winder","given":"M."}],"issued":{"date-parts":[["2017",5]]}}}],"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(Huss et al., 2017)</w:t>
      </w:r>
      <w:r>
        <w:rPr>
          <w:rFonts w:ascii="Times New Roman" w:hAnsi="Times New Roman" w:cs="Times New Roman"/>
          <w:color w:val="0070C0"/>
          <w:lang w:val="en-US"/>
        </w:rPr>
        <w:fldChar w:fldCharType="end"/>
      </w:r>
      <w:r>
        <w:rPr>
          <w:rFonts w:ascii="Times New Roman" w:hAnsi="Times New Roman" w:cs="Times New Roman"/>
          <w:lang w:val="en-US"/>
        </w:rPr>
        <w:t xml:space="preserve">. This makes it particularly difficult to parse the spatial patterns of runoff changes. </w:t>
      </w:r>
    </w:p>
    <w:p w14:paraId="45027464" w14:textId="299B99A0"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 xml:space="preserve">Traditional hydrological assessments often depend on sparse gauge data or basin-averaged responses, </w:t>
      </w:r>
      <w:r>
        <w:rPr>
          <w:rFonts w:ascii="Times New Roman" w:hAnsi="Times New Roman" w:cs="Times New Roman" w:hint="eastAsia"/>
          <w:lang w:val="en-US"/>
        </w:rPr>
        <w:t>which</w:t>
      </w:r>
      <w:r>
        <w:rPr>
          <w:rFonts w:ascii="Times New Roman" w:hAnsi="Times New Roman" w:cs="Times New Roman"/>
          <w:lang w:val="en-US"/>
        </w:rPr>
        <w:t xml:space="preserve"> inherently overlook the internal spatial structure of hydrological responses. For example, the most commonly used concept</w:t>
      </w:r>
      <w:r>
        <w:rPr>
          <w:rFonts w:ascii="Times New Roman" w:hAnsi="Times New Roman" w:cs="Times New Roman" w:hint="eastAsia"/>
          <w:lang w:val="en-US"/>
        </w:rPr>
        <w:t xml:space="preserve"> describing </w:t>
      </w:r>
      <w:r>
        <w:rPr>
          <w:rFonts w:ascii="Times New Roman" w:hAnsi="Times New Roman" w:cs="Times New Roman"/>
          <w:lang w:val="en-US"/>
        </w:rPr>
        <w:t xml:space="preserve">runoff distribution, the centroid of a hydrograph, also known as center of volume (COV), only represents the average time of runoff occurrence in a hydrological event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{"citationID":"hCUVIEdz","properties":{"formattedCitation":"(National Weather Service, 2005; Whitfield, 2013)","plainCitation":"(National Weather Service, 2005; Whitfield, 2013)","noteIndex":0},"citationItems":[{"id":"enbnLFjO/3iTkVs2R","uris":["http://zotero.org/users/17210058/items/TYNRLBVH"],"itemData":{"id":44,"type":"webpage","abstract":"A technical manual on the logic employed by the Unit Hydrograph software program","language":"EN-US","note":"publisher: NOAA's National Weather Service","title":"Unit Hydrograph Technical Manual - NOHRSC - The ultimate source for snow information","URL":"https://www.nohrsc.noaa.gov/technology/gis/uhg_manual.html","author":[{"family":"National Weather Service","given":""}],"accessed":{"date-parts":[["2025",6,16]]},"issued":{"date-parts":[["2005"]]}}},{"id":"enbnLFjO/L6Ualydi","uris":["http://zotero.org/users/17210058/items/8CFNRNBN"],"itemData":{"id":39,"type":"article-journal","abstract":"The centre of volume (COV), or the hydrograph centroid, is a measure of streamﬂow timing that is a widely used indicator of the effects of warmer temperatures on the hydrology of snowmelt streams. The COV was originally developed as a measure of land-use effects, and its response is affected by several factors other than temperature, particularly total run-off. A ‘toy’ model is used to demonstrate some of these effects, and these effects are also shown for streamﬂow data from Canada’s Reference Hydrologic Basin Network. These deﬁciencies indicate that COV is neither speciﬁc nor robust as an indicator. Although these effects might be overcome by streamﬂow decomposition, the use of COV as an indicator of snowmelt timing should be avoided. Copyright © 2013 John Wiley &amp; Sons, Ltd.","container-title":"Hydrological Processes","DOI":"10.1002/hyp.9817","ISSN":"0885-6087, 1099-1085","issue":"18","journalAbbreviation":"Hydrological Processes","language":"en","license":"http://onlinelibrary.wiley.com/termsAndConditions#vor","page":"2691-2698","source":"DOI.org (Crossref)","title":"Is ‘Centre of Volume’ a robust indicator of changes in snowmelt timing?","volume":"27","author":[{"family":"Whitfield","given":"Paul H."}],"issued":{"date-parts":[["2013",8,30]]}}}],"schema":"https://github.com/citation-style-language/schema/raw/master/csl-citation.json"}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(National Weather Service, 2005; Whitfield, 2013)</w:t>
      </w:r>
      <w:r>
        <w:rPr>
          <w:rFonts w:ascii="Times New Roman" w:hAnsi="Times New Roman" w:cs="Times New Roman"/>
          <w:color w:val="0070C0"/>
          <w:lang w:val="en-US"/>
        </w:rPr>
        <w:fldChar w:fldCharType="end"/>
      </w:r>
      <w:r>
        <w:rPr>
          <w:rFonts w:ascii="Times New Roman" w:hAnsi="Times New Roman" w:cs="Times New Roman"/>
          <w:lang w:val="en-US"/>
        </w:rPr>
        <w:t xml:space="preserve">. This definition intrinsically focuses on time series, obsecuring the directional connectivity of fluvial systems and spatial heterogeneity of tributary contribution. </w:t>
      </w:r>
    </w:p>
    <w:p w14:paraId="0A3801F7" w14:textId="1E913D93"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hint="eastAsia"/>
          <w:lang w:val="en-US"/>
        </w:rPr>
        <w:t>R</w:t>
      </w:r>
      <w:r>
        <w:rPr>
          <w:rFonts w:ascii="Times New Roman" w:hAnsi="Times New Roman" w:cs="Times New Roman"/>
          <w:lang w:val="en-US"/>
        </w:rPr>
        <w:t xml:space="preserve">ecent advances in large-sample hydrology of dense gauge networks </w:t>
      </w:r>
      <w:r w:rsidR="00CB5996">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{"citationID":"7Uo4IQwn","properties":{"formattedCitation":"(Addor et al., 2017; Do et al., 2018; Kratzert et al., 2023)","plainCitation":"(Addor et al., 2017; Do et al., 2018; Kratzert et al., 2023)","noteIndex":0},"citationItems":[{"id":671,"uris":["http://zotero.org/users/12053691/items/FUF9H9JR"],"itemData":{"id":671,"type":"article-journal","abstract":"Abstract. We present a new data set of attributes for 671 catchments in the contiguous United States (CONUS) minimally impacted by human activities. This complements the daily time series of meteorological forcing and streamflow provided by Newman et al. (2015b). To produce this extension, we synthesized diverse and complementary data sets to describe six main classes of attributes at the catchment scale: topography, climate, streamflow, land cover, soil, and geology. The spatial variations among basins over the CONUS are discussed and compared using a series of maps. The large number of catchments, combined with the diversity of the attributes we extracted, makes this new data set well suited for large-sample studies and comparative hydrology. In comparison to the similar Model Parameter Estimation Experiment (MOPEX) data set, this data set relies on more recent data, it covers a wider range of attributes, and its catchments are more evenly distributed across the CONUS. This study also involves assessments of the limitations of the source data sets used to compute catchment attributes, as well as detailed descriptions of how the attributes were computed. The hydrometeorological time series provided by Newman et al. (2015b, https://doi.org/10.5065/D6MW2F4D) together with the catchment attributes introduced in this paper (https://doi.org/10.5065/D6G73C3Q) constitute the freely available CAMELS data set, which stands for Catchment Attributes and MEteorology for Large-sample Studies.","container-title":"Hydrology and Earth System Sciences","DOI":"10.5194/hess-21-5293-2017","ISSN":"1607-7938","issue":"10","journalAbbreviation":"Hydrol. Earth Syst. Sci.","language":"en","license":"https://creativecommons.org/licenses/by/3.0/","page":"5293-5313","source":"DOI.org (Crossref)","title":"The CAMELS data set: catchment attributes and meteorology for large-sample studies","title-short":"The CAMELS data set","volume":"21","author":[{"family":"Addor","given":"Nans"},{"family":"Newman","given":"Andrew J."},{"family":"Mizukami","given":"Naoki"},{"family":"Clark","given":"Martyn P."}],"issued":{"date-parts":[["2017",10,20]]}}},{"id":675,"uris":["http://zotero.org/users/12053691/items/M7SBRN23"],"itemData":{"id":675,"type":"article-journal","abstract":"Abstract. This is the first part of a two-paper series presenting the Global Streamflow Indices and Metadata archive (GSIM), a worldwide collection of metadata and indices derived from more than 35 000 daily streamflow time series. This paper focuses on the compilation of the daily streamflow time series based on 12 free-to-access streamflow databases (seven national databases and five international collections). It also describes the development of three metadata products (freely available at https://doi.pangaea.de/10.1594/PANGAEA.887477): (1) a GSIM catalogue collating basic metadata associated with each time series, (2) catchment boundaries for the contributing area of each gauge, and (3) catchment metadata extracted from 12 gridded global data products representing essential properties such as land cover type, soil type, and climate and topographic characteristics. The quality of the delineated catchment boundary is also made available and should be consulted in GSIM application. The second paper in the series then explores production and analysis of streamflow indices. Having collated an unprecedented number of stations and associated metadata, GSIM can be used to advance large-scale hydrological research and improve understanding of the global water cycle.","container-title":"Earth System Science Data","DOI":"10.5194/essd-10-765-2018","ISSN":"1866-3516","issue":"2","journalAbbreviation":"Earth Syst. Sci. Data","language":"en","license":"https://creativecommons.org/licenses/by/4.0/","page":"765-785","source":"DOI.org (Crossref)","title":"The Global Streamflow Indices and Metadata Archive (GSIM) – Part 1: The production of a daily streamflow archive and metadata","title-short":"The Global Streamflow Indices and Metadata Archive (GSIM) – Part 1","volume":"10","author":[{"family":"Do","given":"Hong Xuan"},{"family":"Gudmundsson","given":"Lukas"},{"family":"Leonard","given":"Michael"},{"family":"Westra","given":"Seth"}],"issued":{"date-parts":[["2018",4,17]]}}},{"id":673,"uris":["http://zotero.org/users/12053691/items/9RCNQEGG"],"itemData":{"id":673,"type":"article-journal","abstract":"Abstract\n            \n              High-quality datasets are essential to support hydrological science and modeling. Several CAMELS (Catchment Attributes and Meteorology for Large-sample Studies) datasets exist for specific countries or regions, however these datasets lack standardization, which makes global studies difficult. This paper introduces a dataset called\n              Caravan\n              (a series of CAMELS) that standardizes and aggregates seven existing large-sample hydrology datasets. Caravan includes meteorological forcing data, streamflow data, and static catchment attributes (e.g., geophysical, sociological, climatological) for 6830 catchments. Most importantly, Caravan is both a dataset and open-source software that allows members of the hydrology community to extend the dataset to new locations by extracting forcing data and catchment attributes in the cloud. Our vision is for Caravan to democratize the creation and use of globally-standardized large-sample hydrology datasets. Caravan is a truly global open-source community resource.","container-title":"Scientific Data","DOI":"10.1038/s41597-023-01975-w","ISSN":"2052-4463","issue":"1","journalAbbreviation":"Sci Data","language":"en","page":"61","source":"DOI.org (Crossref)","title":"Caravan - A global community dataset for large-sample hydrology","volume":"10","author":[{"family":"Kratzert","given":"Frederik"},{"family":"Nearing","given":"Grey"},{"family":"Addor","given":"Nans"},{"family":"Erickson","given":"Tyler"},{"family":"Gauch","given":"Martin"},{"family":"Gilon","given":"Oren"},{"family":"Gudmundsson","given":"Lukas"},{"family":"Hassidim","given":"Avinatan"},{"family":"Klotz","given":"Daniel"},{"family":"Nevo","given":"Sella"},{"family":"Shalev","given":"Guy"},{"family":"Matias","given":"Yossi"}],"issued":{"date-parts":[["2023",1,31]]}}}],"schema":"https://github.com/citation-style-language/schema/raw/master/csl-citation.json"} </w:instrText>
      </w:r>
      <w:r w:rsidR="00CB5996">
        <w:rPr>
          <w:rFonts w:ascii="Times New Roman" w:hAnsi="Times New Roman" w:cs="Times New Roman"/>
          <w:lang w:val="en-US"/>
        </w:rPr>
        <w:fldChar w:fldCharType="separate"/>
      </w:r>
      <w:r w:rsidR="00CB5996" w:rsidRPr="00002D16">
        <w:rPr>
          <w:rFonts w:ascii="Times New Roman" w:hAnsi="Times New Roman" w:cs="Times New Roman"/>
          <w:noProof/>
          <w:color w:val="0070C0"/>
          <w:lang w:val="en-US"/>
        </w:rPr>
        <w:t>(Addor et al., 2017; Do et al., 2018; Kratzert et al., 2023</w:t>
      </w:r>
      <w:r w:rsidR="00CB5996">
        <w:rPr>
          <w:rFonts w:ascii="Times New Roman" w:hAnsi="Times New Roman" w:cs="Times New Roman"/>
          <w:noProof/>
          <w:lang w:val="en-US"/>
        </w:rPr>
        <w:t>)</w:t>
      </w:r>
      <w:r w:rsidR="00CB5996">
        <w:rPr>
          <w:rFonts w:ascii="Times New Roman" w:hAnsi="Times New Roman" w:cs="Times New Roman"/>
          <w:lang w:val="en-US"/>
        </w:rPr>
        <w:fldChar w:fldCharType="end"/>
      </w:r>
      <w:r w:rsidR="00CB5996">
        <w:rPr>
          <w:rFonts w:ascii="Times New Roman" w:hAnsi="Times New Roman" w:cs="Times New Roman"/>
          <w:lang w:val="en-US"/>
        </w:rPr>
        <w:t>,</w:t>
      </w:r>
      <w:r>
        <w:rPr>
          <w:rFonts w:ascii="Times New Roman" w:hAnsi="Times New Roman" w:cs="Times New Roman"/>
          <w:lang w:val="en-US"/>
        </w:rPr>
        <w:t xml:space="preserve"> increasing satellite observations of rivers </w:t>
      </w:r>
      <w:r w:rsidR="00CB5996">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{"citationID":"oVvJdUa9","properties":{"formattedCitation":"(Allen &amp; Pavelsky, 2018; Hagemann et al., 2017; Wang et al., 2024)","plainCitation":"(Allen &amp; Pavelsky, 2018; Hagemann et al., 2017; Wang et al., 2024)","noteIndex":0},"citationItems":[{"id":679,"uris":["http://zotero.org/users/12053691/items/WAUTBT5R"],"itemData":{"id":679,"type":"article-journal","abstract":"Expanding the role of rivers\n            The surfaces of rivers and streams are interfaces for a host of chemical exchanges with the atmosphere and biosphere. For instance, carbon dioxide outgassing from rivers is estimated to be equivalent to one-fifth of combined emissions from fossil fuel combustion and cement production. Allen and Pavelsky used satellite imagery to estimate the surface area of rivers and streams (see the Perspective by Palmer and Ruhi). The stunning map that they generated results in an upward revision, by about one-third, to the total surface area of rivers and streams on Earth.\n            \n              Science\n              , this issue p.\n              585\n              ; see also p.\n              546\n            \n          , \n            A global map of rivers and streams from satellite imagery requires an upward revision of 35% to their global surface area.\n          , \n            The turbulent surfaces of rivers and streams are natural hotspots of biogeochemical exchange with the atmosphere. At the global scale, the total river-atmosphere flux of trace gasses such as carbon dioxide depends on the proportion of Earth’s surface that is covered by the fluvial network, yet the total surface area of rivers and streams is poorly constrained. We used a global database of planform river hydromorphology and a statistical approach to show that global river and stream surface area at mean annual discharge is 773,000 ± 79,000 square kilometers (0.58 ± 0.06%) of Earth’s nonglaciated land surface, an area 44 ± 15% larger than previous spatial estimates. We found that rivers and streams likely play a greater role in controlling land-atmosphere fluxes than is currently represented in global carbon budgets.","container-title":"Science","DOI":"10.1126/science.aat0636","ISSN":"0036-8075, 1095-9203","issue":"6402","journalAbbreviation":"Science","language":"en","page":"585-588","source":"DOI.org (Crossref)","title":"Global extent of rivers and streams","volume":"361","author":[{"family":"Allen","given":"George H."},{"family":"Pavelsky","given":"Tamlin M."}],"issued":{"date-parts":[["2018",8,10]]}}},{"id":677,"uris":["http://zotero.org/users/12053691/items/3VG9A7I9"],"itemData":{"id":677,"type":"article-journal","abstract":"Abstract\n            The forthcoming Surface Water and Ocean Topography (SWOT) NASA satellite mission will measure water surface width, height, and slope of major rivers worldwide. The resulting data could provide an unprecedented account of river discharge at continental scales, but reliable methods need to be identified prior to launch. Here we present a novel algor</w:instrText>
      </w:r>
      <w:r w:rsidR="00CB5996">
        <w:rPr>
          <w:rFonts w:ascii="Times New Roman" w:hAnsi="Times New Roman" w:cs="Times New Roman" w:hint="eastAsia"/>
          <w:lang w:val="en-US"/>
        </w:rPr>
        <w:instrText>ithm for discharge estimation from only remotely sensed stream width, slope, and height at multiple locations along a mass</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conserved river segment. The algorithm, termed the Bayesian AMHG</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Manning (BAM) algorithm, implements a Bayesian formulation of streamflow uncertainty using a combination of Manning's equation and at</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many</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stations hydraulic geometry (AMHG). Bayesian methods provide a statistically defensible approach to generating discharge estimates in a physically underconstrained system but rely on prior distributions that quantify the a priori uncertainty of unknown quantities including discharge and hydraulic equation parameters. These were obtained from literature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reported values and from a USGS data set of acoustic Doppler current profiler (ADCP</w:instrText>
      </w:r>
      <w:r w:rsidR="00CB5996">
        <w:rPr>
          <w:rFonts w:ascii="Times New Roman" w:hAnsi="Times New Roman" w:cs="Times New Roman"/>
          <w:lang w:val="en-US"/>
        </w:rPr>
        <w:instrText>) measurements at USGS stream gauges. A data set of simulated widths, slopes, and heights from 19 rivers was used to evaluate the algorithms using a set of performance metrics. Results across the 19 rivers indicate an improvement in performance of BAM over previously tested methods and highlight a path forward in solving discharge estimation using solely satellite remote sensing.\n          , \n            Key Points\n            \n              \n                \n                  A new method is presen</w:instrText>
      </w:r>
      <w:r w:rsidR="00CB5996">
        <w:rPr>
          <w:rFonts w:ascii="Times New Roman" w:hAnsi="Times New Roman" w:cs="Times New Roman" w:hint="eastAsia"/>
          <w:lang w:val="en-US"/>
        </w:rPr>
        <w:instrText>ted for estimating discharge using satellite observations\n                \n                \n                  The method uses Bayesian inference via hydraulics</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xml:space="preserve">derived likelihood and empirical priors from existing data sources\n                \n      </w:instrText>
      </w:r>
      <w:r w:rsidR="00CB5996">
        <w:rPr>
          <w:rFonts w:ascii="Times New Roman" w:hAnsi="Times New Roman" w:cs="Times New Roman"/>
          <w:lang w:val="en-US"/>
        </w:rPr>
        <w:instrText xml:space="preserve">          \n                  Performance improvements over previous estimation algorithms are demonstrated on benchmark data sets","container-title":"Water Resources Research","DOI":"10.1002/2017WR021626","ISSN":"0043-1397, 1944-7973","issue":"11","journ</w:instrText>
      </w:r>
      <w:r w:rsidR="00CB5996">
        <w:rPr>
          <w:rFonts w:ascii="Times New Roman" w:hAnsi="Times New Roman" w:cs="Times New Roman" w:hint="eastAsia"/>
          <w:lang w:val="en-US"/>
        </w:rPr>
        <w:instrText>alAbbreviation":"Water Resources Research","language":"en","license":"http://onlinelibrary.wiley.com/termsAndConditions#vor","page":"9692-9707","source":"DOI.org (Crossref)","title":"BAM: Bayesian AMHG</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xml:space="preserve">Manning Inference of Discharge Using Remotely Sensed </w:instrText>
      </w:r>
      <w:r w:rsidR="00CB5996">
        <w:rPr>
          <w:rFonts w:ascii="Times New Roman" w:hAnsi="Times New Roman" w:cs="Times New Roman"/>
          <w:lang w:val="en-US"/>
        </w:rPr>
        <w:instrText xml:space="preserve">Stream Width, Slope, and Height","title-short":"BAM","volume":"53","author":[{"family":"Hagemann","given":"M. W."},{"family":"Gleason","given":"C. J."},{"family":"Durand","given":"M. T."}],"issued":{"date-parts":[["2017",11]]}}},{"id":"enbnLFjO/aJmcaWEZ","uris":["http://zotero.org/users/17210058/items/EFSA5WME"],"itemData":{"id":"enbnLFjO/aJmcaWEZ","type":"article","abstract":"Abstract\n          The spatiotemporal regime of precipitation determines the level and variation of regional water resources, influencing management responses and adjustments. Identifying regional precipitation patterns is crucial for recognizing and predicting hydrological regimes. This paper proposes a new centroid-based cooperative identification method for regional precipitation and its spatiotemporal shifts. This method was verified by comparing the spatial shifting trends between the centroids of regional annual precipitation and the contour lines of mean annual precipitation in four regions of China, using the Köppen climate classification method. The results indicate that within the Cwa climate region, the average latitude of the centroid increased by 5.8%, while the average longitude increased by 0.51% in recent years. In the Dfc climate region, the average latitude of the centroid increased by 0.38%, and the average longitude by 0.63% over the same period. These centroids showed a northward shifting tendency in the mentioned climate regions. Differently, in the Dwa region, the centroid’s average latitude shifted from 42.29 degrees to 41.57 degrees, while the average longitude shifted from 105 degrees to 110.03 degrees. Additionally, in the HG region, the centroid’s average latitude shifted from 32.06 degrees to 32.58 degrees, and the average longitude from 93.95 degrees to 97.73 degrees. Furthermore, on an interdecadal time scale, the precipitation centroids within the four climate zones consistently exhibit a northward shift. Overall, the centroids have shown a northward movement in China in recent years. This paper provides a theoretical basis for water resource management and hydrological forecasting, aiding in the analysis of the spatiotemporal transfer trends of precipitation in the context of climate change.","DOI":"10.21203/rs.3.rs-4924856/v1","language":"en","license":"https://creativecommons.org/licenses/by/4.0/","publisher":"In Review","source":"DOI.org (Crossref)","title":"Detecting Spatiotemporal Shifts in Precipitation Core Regions Using a Centroid-Based Identification Method and Its Application in China","URL":"https://www.researchsquare.com/article/rs-4924856/v1","author":[{"family":"Wang","given":"Yusong"},{"family":"Bai","given":"Hua"},{"family":"Yang","given":"Xiaoxiao"},{"family":"Wen","given":"Zhenyu"},{"family":"Zhang","given":"Yang"},{"family":"Li","given":"Bin"}],"accessed":{"date-parts":[["2025",6,16]]},"issued":{"date-parts":[["2024",9,20]]}}}],"schema":"https://github.com/citation-style-language/schema/raw/master/csl-citation.json"} </w:instrText>
      </w:r>
      <w:r w:rsidR="00CB5996">
        <w:rPr>
          <w:rFonts w:ascii="Times New Roman" w:hAnsi="Times New Roman" w:cs="Times New Roman"/>
          <w:lang w:val="en-US"/>
        </w:rPr>
        <w:fldChar w:fldCharType="separate"/>
      </w:r>
      <w:r w:rsidR="00CB5996" w:rsidRPr="00002D16">
        <w:rPr>
          <w:rFonts w:ascii="Times New Roman" w:hAnsi="Times New Roman" w:cs="Times New Roman"/>
          <w:noProof/>
          <w:color w:val="0070C0"/>
          <w:lang w:val="en-US"/>
        </w:rPr>
        <w:t>(Allen &amp; Pavelsky, 2018; Hagemann et al., 2017; Wang et al., 2024</w:t>
      </w:r>
      <w:r w:rsidR="00CB5996">
        <w:rPr>
          <w:rFonts w:ascii="Times New Roman" w:hAnsi="Times New Roman" w:cs="Times New Roman"/>
          <w:noProof/>
          <w:lang w:val="en-US"/>
        </w:rPr>
        <w:t>)</w:t>
      </w:r>
      <w:r w:rsidR="00CB5996">
        <w:rPr>
          <w:rFonts w:ascii="Times New Roman" w:hAnsi="Times New Roman" w:cs="Times New Roman"/>
          <w:lang w:val="en-US"/>
        </w:rPr>
        <w:fldChar w:fldCharType="end"/>
      </w:r>
      <w:r>
        <w:rPr>
          <w:rFonts w:ascii="Times New Roman" w:hAnsi="Times New Roman" w:cs="Times New Roman"/>
          <w:lang w:val="en-US"/>
        </w:rPr>
        <w:t xml:space="preserve"> and global river network modeling </w:t>
      </w:r>
      <w:r w:rsidR="00CB5996">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{"citationID":"z9omLBRd","properties":{"formattedCitation":"(Feng et al., 2021a; Lin et al., 2019; Yang et al., 2021, 2025)","plainCitation":"(Feng et al., 2021a; Lin et al., 2019; Yang et al., 2021, 2025)","noteIndex":0},"citationItems":[{"id":684,"uris":["http://zotero.org/users/12053691/items/HD25Y2TN"],"itemData":{"id":684,"type":"article-journal","abstract":"Abstract\n            Arctic rivers drain ~15% of the global land surface and significantly influence local communities and economies, freshwater and marine ecosystems, and global climate. However, trusted and public knowledge of pan-Arctic rivers is inadequate, especially for small rivers and across Eurasia, inhibiting understanding of the Arctic response to climate change. Here, we calculate daily streamflow in 486,493 pan-Arctic river reaches from 1984-2018 by assimilating 9.18 million river discharge estimates made from 155,710 satellite images into hydrologic model simulations. We reveal larger and more heterogenous total water export (3-17% greater) and water export acceleration (factor of 1.2-3.3 larger) than previously reported, with substantial differences across basins, ecoregions, stream orders, human regulation, and permafrost regimes. We also find significant changes in the spring freshet and summer stream intermittency. Ultimately, our results represent an updated, publicly available, and more accurate daily understanding of Arctic rivers uniquely enabled by recent advances in hydrologic modeling and remote sensing.","container-title":"Nature Communications","DOI":"10.1038/s41467-021-27228-1","ISSN":"2041-1723","issue":"1","journalAbbreviation":"Nat Commun","language":"en","page":"6917","source":"DOI.org (Crossref)","title":"Recent changes to Arctic river discharge","volume":"12","author":[{"family":"Feng","given":"Dongmei"},{"family":"Gleason","given":"Colin J."},{"family":"Lin","given":"Peirong"},{"family":"Yang","given":"Xiao"},{"family":"Pan","given":"Ming"},{"family":"Ishitsuka","given":"Yuta"}],"issued":{"date-parts":[["2021",11,25]]}}},{"id":"enbnLFjO/1NK7htPQ","uris":["http://zotero.org/users/17210058/items/MPNDQCD2"],"itemData":{"id":"enbnLFjO/1NK7htPQ","type":"article-journal","abstract":"Spatiotemporally continuous global river discharge estimates across the full spectrum of stream orders are vital to a range of hydrologic applications, yet they remain poorly constrained. Here we present a carefully designed modeling effort (Variable Inﬁltration Capacity land surface model and Routing Appli</w:instrText>
      </w:r>
      <w:r w:rsidR="00CB5996">
        <w:rPr>
          <w:rFonts w:ascii="Times New Roman" w:hAnsi="Times New Roman" w:cs="Times New Roman" w:hint="eastAsia"/>
          <w:lang w:val="en-US"/>
        </w:rPr>
        <w:instrText>cation for Parallel computatIon of Discharge river routing model) to estimate global river discharge at very high resolutions. The precipitation forcing is from a recently published 0.1</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xml:space="preserve"> global product that optimally merged gauge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reanalysis</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and satellite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based data. To constrain runoff simulations, we use a set of machine learning</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derived, global runoff characteristics maps (i.e., runoff at various exceedance probability percentiles) for grid</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by</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grid model calibration and bias correction. To support s</w:instrText>
      </w:r>
      <w:r w:rsidR="00CB5996">
        <w:rPr>
          <w:rFonts w:ascii="Times New Roman" w:hAnsi="Times New Roman" w:cs="Times New Roman"/>
          <w:lang w:val="en-US"/>
        </w:rPr>
        <w:instrText>paceborne discharge studies, the river ﬂowlines are deﬁned at their true geometry and location as much as possible —approximately 2.94 million vector ﬂowlines (median length 6.8 km) and unit catchments are derived from a high</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accuracy global digital eleva</w:instrText>
      </w:r>
      <w:r w:rsidR="00CB5996">
        <w:rPr>
          <w:rFonts w:ascii="Times New Roman" w:hAnsi="Times New Roman" w:cs="Times New Roman" w:hint="eastAsia"/>
          <w:lang w:val="en-US"/>
        </w:rPr>
        <w:instrText>tion model at 3</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arcsec resolution (~90 m), which serves as the underlying hydrography for river routing. Our 35</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year daily and monthly model simulations are evaluated against over 14,000 gauges globally. Among them, 35% (64%) have a percentage bias within</w:instrText>
      </w:r>
      <w:r w:rsidR="00CB5996">
        <w:rPr>
          <w:rFonts w:ascii="Times New Roman" w:hAnsi="Times New Roman" w:cs="Times New Roman"/>
          <w:lang w:val="en-US"/>
        </w:rPr>
        <w:instrText xml:space="preserve"> ±20% (±50%), and 29% (62%) have a monthly Kling</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 xml:space="preserve">Gupta Efﬁciency </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0.6 (0.2), showing data robustness at the scale the model is assessed. This reconstructed discharge record can be used as a priori information for the Surface Water and Ocean Topography satellite mission's discharge product, thus named “Global Reach</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level A priori Discharge Estimates for Surface Water and Ocean Topography”. It can also be used in other hydrologic applications requiring spatially explicit estimates of global river ﬂows.","container-title":"Water Resources Research","DOI":"10.1029/2019WR025287","ISSN":"0043-1397, 1944-7973","issue":"8","journalAbbreviation":"Water Resources Research","language":"en","page":"6499-6516","source":"DOI.org (Crossref)","title":"Global Reconstruction of Naturalized River Flows at 2.94 Million Reaches","volume":"55","author":[{"family":"Lin","given":"Peirong"},{"family":"Pan","given":"Ming"},{"family":"Beck","given":"Hylke E."},{"family":"Yang","given":"Yuan"},{"family":"Yamazaki","given":"Dai"},{"family":"Frasson","given":"Renato"},{"family":"David","given":"Cédric H."},{"family":"Durand","given":"Michael"},{"family":"Pavelsky","given":"Tamlin M."},{"family":"Allen","given":"George H."},{"family":"Gleason","given":"Colin J."},{"family":"Wood","given":"Eric F."}],"issued":{"date-parts":[["2019",8]]}}},{"id":682,"uris":["http://zotero.org/users/12053691/items/HK257U9H"],"itemData":{"id":682,"type":"article-journal","abstract":"Abstract\n            \n              Better understanding and quantification of river floods for very local and “flashy” events calls for modeling capability at fine spatial and temporal scales. However, long-term discharge records with a global coverage suitable for extreme events analysis are still lacking. Here, grounded on recent breakthroughs in global runoff hydrology, river modeling, high-resolution hydrography, and climate reanalysis, we developed a 3-hourly river discharge record globally for 2.94 million river reaches during the 40-yr period of 1980–2019. The underlying modeling chain consists of the VIC land surface model (0.05°, 3-hourly) that is well calibrated and bias corrected and the RAPID routing model (2.94 million river and catchment vectors), with precipitation input from MSWEP and other meteorological fields downscaled from ERA5. Flood events (above 2-yr return) and their characteristics (number, spatial distribution, and seasonality) were extracted and studied. Validations against 3-hourly flow records from 6,000+ gauges in CONUS and daily records from 14,000+ gauges globally show good modeling performance across all flow ranges, good skills in reconstructing flood events (high extremes), and the benefit of (and need for) subdaily modeling. This data record, referred as Global Reach-Level Flood Reanalysis (GRFR), is publicly available at\n              https://www.reachhydro.org/home/records/grfr\n              .","container-title":"Bulletin of the American Meteorological Society","DOI":"10.1175/BAMS-D-20-0057.1","ISSN":"0003-0007, 1520-0477","issue":"11","license":"http://www.ametsoc.org/PUBSReuseLicenses","page":"E2086-E2105","source":"DOI.org (Crossref)","title":"Global Reach-Level 3-Hourly River Flood Reanalysis (1980–2019)","volume":"102","author":[{"family":"Yang","given":"Yuan"},{"family":"Pan","given":"Ming"},{"family":"Lin","given":"Peirong"},{"family":"Beck","given":"Hylke E."},{"family":"Zeng","given":"Zhenzhong"},{"family":"Yamazaki","given":"Dai"},{"family":"David","given":"Cédric H."},{"family":"Lu","given":"Hui"},{"family":"Yang","given":"Kun"},{"family":"Hong","given":"Yang"},{"family":"Wood","given":"Eric F."}],"issued":{"date-parts":[["2021",11]]}}},{"id":658,"uris":["http://zotero.org/users/12053691/items/X5BG4H7Q"],"itemData":{"id":658,"type":"article-journal","abstract":"To expand th</w:instrText>
      </w:r>
      <w:r w:rsidR="00CB5996">
        <w:rPr>
          <w:rFonts w:ascii="Times New Roman" w:hAnsi="Times New Roman" w:cs="Times New Roman" w:hint="eastAsia"/>
          <w:lang w:val="en-US"/>
        </w:rPr>
        <w:instrText>e spatial coverage of the conventional Basin Long Short</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Term Memory (LSTM) model for river discharge estimation beyond pre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selected individual locations, we developed a discharge modeling scheme, Grid LSTM</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RAPID, to estimate discharge for every river reac</w:instrText>
      </w:r>
      <w:r w:rsidR="00CB5996">
        <w:rPr>
          <w:rFonts w:ascii="Times New Roman" w:hAnsi="Times New Roman" w:cs="Times New Roman"/>
          <w:lang w:val="en-US"/>
        </w:rPr>
        <w:instrText>h worldwide. Grid LSTMRAPID applies LSTM runoff estimation to the grids (0.25°), small rectangular hydrological response units (HRUs) rather than basins (irregularly shaped HRUs of any size), and then routes the grid runoff over all reaches on a global ri</w:instrText>
      </w:r>
      <w:r w:rsidR="00CB5996">
        <w:rPr>
          <w:rFonts w:ascii="Times New Roman" w:hAnsi="Times New Roman" w:cs="Times New Roman" w:hint="eastAsia"/>
          <w:lang w:val="en-US"/>
        </w:rPr>
        <w:instrText>ver network using the RAPID routing model. It largely maintains the strong performance of Basin LSTM over gauged basins and achieves a median Kling</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Gupta Efficiency (KGE) of 0.653 for small basins outof</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sample both temporally and spatially (0.688 for out</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of</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sample temporally), and a median KGE of 0.592 for other basins with larger areas and less data quality. Compared to Basin LSTM, Grid LSTM</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RAPID loses about 0.03 in median KGE for basins out</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of</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sample in both time and space in exchange for global all</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reach coverage without heavy cost. Despite this tradeoff, it significantly outperforms a well</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calibrated process</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based benchmark model. Using the new scheme, we create an improved global reach</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level daily discharge data set from 1980 to near present named GRADES</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hydroDL, which is openly shared at https://www.reachhydro.org/ home/records/grades</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hydrodl.","container-title":"Water Resources Research","DOI":"10.1029/2024WR039764","ISSN":"0043-1397, 1944-7973","issue":"6","journalAbbreviation":"Water Resources Research","language":"en","page":"e2024WR039764","source":"DOI.org (Crossref)","title":"Global Daily Discharge Estimation Based on Grid Long Short</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Term Memory (LSTM) Model and River Routing","volume":"61","author":[{"family":"Yang","given":"Yuan"},{"family</w:instrText>
      </w:r>
      <w:r w:rsidR="00CB5996">
        <w:rPr>
          <w:rFonts w:ascii="Times New Roman" w:hAnsi="Times New Roman" w:cs="Times New Roman"/>
          <w:lang w:val="en-US"/>
        </w:rPr>
        <w:instrText xml:space="preserve">":"Feng","given":"Dapeng"},{"family":"Beck","given":"Hylke E."},{"family":"Hu","given":"Weiming"},{"family":"Abbas","given":"Ather"},{"family":"Sengupta","given":"Agniv"},{"family":"Delle Monache","given":"Luca"},{"family":"Hartman","given":"Robert"},{"family":"Lin","given":"Peirong"},{"family":"Shen","given":"Chaopeng"},{"family":"Pan","given":"Ming"}],"issued":{"date-parts":[["2025",6]]}}}],"schema":"https://github.com/citation-style-language/schema/raw/master/csl-citation.json"} </w:instrText>
      </w:r>
      <w:r w:rsidR="00CB5996">
        <w:rPr>
          <w:rFonts w:ascii="Times New Roman" w:hAnsi="Times New Roman" w:cs="Times New Roman"/>
          <w:lang w:val="en-US"/>
        </w:rPr>
        <w:fldChar w:fldCharType="separate"/>
      </w:r>
      <w:r w:rsidR="00CB5996" w:rsidRPr="00002D16">
        <w:rPr>
          <w:rFonts w:ascii="Times New Roman" w:hAnsi="Times New Roman" w:cs="Times New Roman"/>
          <w:noProof/>
          <w:color w:val="0070C0"/>
          <w:lang w:val="en-US"/>
        </w:rPr>
        <w:t>(Feng et al., 2021a; Lin et al., 2019; Yang et al., 2021, 2025</w:t>
      </w:r>
      <w:r w:rsidR="00CB5996">
        <w:rPr>
          <w:rFonts w:ascii="Times New Roman" w:hAnsi="Times New Roman" w:cs="Times New Roman"/>
          <w:noProof/>
          <w:lang w:val="en-US"/>
        </w:rPr>
        <w:t>)</w:t>
      </w:r>
      <w:r w:rsidR="00CB5996">
        <w:rPr>
          <w:rFonts w:ascii="Times New Roman" w:hAnsi="Times New Roman" w:cs="Times New Roman"/>
          <w:lang w:val="en-US"/>
        </w:rPr>
        <w:fldChar w:fldCharType="end"/>
      </w:r>
      <w:r>
        <w:rPr>
          <w:rFonts w:ascii="Times New Roman" w:hAnsi="Times New Roman" w:cs="Times New Roman"/>
          <w:lang w:val="en-US"/>
        </w:rPr>
        <w:t xml:space="preserve"> have gradually shifted the paradigm of viewing rivers as disconnected segments to analyzing them as integrated, directed networks. With increasingly continuous data to construct “spatial hydrograph”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{"citationID":"H4878zwR","properties":{"formattedCitation":"(Cerbelaud et al., 2024; Thurman et al., 2025)","plainCitation":"(Cerbelaud et al., 2024; Thurman et al., 2025)","noteIndex":0},"citationItems":[{"id":"enbnLFjO/RIRwgSgf","uris":["http://zotero.org/users/17210058/items/6L9P322X"],"itemData":{"id":22,"type":"article","abstract":"The study of river dynamics has long relied on the analysis of traditional in situ hydrographs. This graphical representation of temporal variability at a given location is so ubiquitous that the mere term “hydrograph” is widely recognized as a time series. While such a “temporal hydrograph” is well suited for in situ data analysis, it fails to represent hydrologic variability across space a</w:instrText>
      </w:r>
      <w:r w:rsidR="00CB5996">
        <w:rPr>
          <w:rFonts w:ascii="Times New Roman" w:hAnsi="Times New Roman" w:cs="Times New Roman" w:hint="eastAsia"/>
          <w:color w:val="0070C0"/>
          <w:lang w:val="en-US"/>
        </w:rPr>
        <w:instrText>t a given time; a perspective that characterizes satellite</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 xml:space="preserve">based hydrologic observations. Here we argue that the concept of </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spatial hydrograph</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 xml:space="preserve"> should be the focus of its own dedicated scrutiny. We build </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space series</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 xml:space="preserve"> of river discharge and present thei</w:instrText>
      </w:r>
      <w:r w:rsidR="00CB5996">
        <w:rPr>
          <w:rFonts w:ascii="Times New Roman" w:hAnsi="Times New Roman" w:cs="Times New Roman"/>
          <w:color w:val="0070C0"/>
          <w:lang w:val="en-US"/>
        </w:rPr>
        <w:instrText>r analysis in the context of peak flow event detection. We propose the use of peak event spatial coverage, referred to as “length”, as an analog to event duration. Our analysis is performed in the Mississippi basin using a dense in situ network. We reveal that peak flow events range in length from around 75 to 1,800 km with a median (mean) value of 330 (520) km along the basin's largest rivers. Our analysis also suggests that spatial sampling needs to be a factor of 4 (2) finer in resolution than peak flow lengths to detect 81% ± 13% (70% ± 20%) of events and to estimate their length within 84% ± 3% (67% ± 12%) median accuracy. We evaluate the connection between temporal and spatial scales of peak flows and show that events with longer durations also affect larger extents. We finally discuss the implications for the design of satellite missions concerned with capturing floods across space.","DOI":"10.22541/au.172228543.36697092/v1","language":"en","license":"https://creativecommons.org/licenses/by/4.0/","publisher":"Preprints","source":"DOI.org (Crossref)","title":"Spatial Hydrographs of River Flow and their Analysis for Peak Event Detection in the Context of Satellite Sampling","URL":"https://www.authorea.com/users/809496/articles/1210985-spatial-hydrographs-of-river-flow-and-their-analysis-for-peak-event-detection-in-the-context-of-satellite-sampling?commit=071b1f1f1b505b676ac3fef36df049e76938ff98","author":[{"family":"Cerbelaud","given":"Arnaud"},{"family":"David","given":"Cédric Hervé"},{"family":"Biancamaria","given":"Sylvain"},{"family":"Wade","given":"Jeffrey"},{"family":"Tom","given":"Manu"},{"family":"Frasson","given":"Renato Prata De Moraes"},{"family":"Allen","given":"George Henry"},{"family":"Thurman","given":"Hana R"},{"family":"Blumstein","given":"Denis"}],"accessed":{"date-parts":[["2025",5,27]]},"issued":{"date-parts":[["2024",7,29]]}}},{"id":"enbnLFjO/eTIIX7Pd","uris":["http://zotero.org/users/17210058/items/YT2WTUXX"],"itemData":{"id":24,"type":"article-journal","abstract":"High discharg</w:instrText>
      </w:r>
      <w:r w:rsidR="00CB5996">
        <w:rPr>
          <w:rFonts w:ascii="Times New Roman" w:hAnsi="Times New Roman" w:cs="Times New Roman" w:hint="eastAsia"/>
          <w:color w:val="0070C0"/>
          <w:lang w:val="en-US"/>
        </w:rPr>
        <w:instrText>e events propagate down rivers as flow waves. River wave movements are described theoretically by routing equations or tracked using in</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situ gauge measurements of stage over time at a given location. However, the sparse distribution of gauges makes it challenging to show how stage evolves with along</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river distance as waves propagate downstream. Here we use novel measurements of water surface elevation from the Surface Water and Ocean Topography satellite to detect and analyze flow wave paths, presenting examples of the first direct observations of continuous downstream changes in river height at a given time within a flow wave. By removing long</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 xml:space="preserve">scale river elevation profiles, we develop </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spatial hydrographs</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 xml:space="preserve"> as analogs to in</w:instrText>
      </w:r>
      <w:r w:rsidR="00CB5996">
        <w:rPr>
          <w:rFonts w:ascii="Times New Roman" w:hAnsi="Times New Roman" w:cs="Times New Roman" w:hint="eastAsia"/>
          <w:color w:val="0070C0"/>
          <w:lang w:val="en-US"/>
        </w:rPr>
        <w:instrText>‐</w:instrText>
      </w:r>
      <w:r w:rsidR="00CB5996">
        <w:rPr>
          <w:rFonts w:ascii="Times New Roman" w:hAnsi="Times New Roman" w:cs="Times New Roman" w:hint="eastAsia"/>
          <w:color w:val="0070C0"/>
          <w:lang w:val="en-US"/>
        </w:rPr>
        <w:instrText>situ time series and demonstra</w:instrText>
      </w:r>
      <w:r w:rsidR="00CB5996">
        <w:rPr>
          <w:rFonts w:ascii="Times New Roman" w:hAnsi="Times New Roman" w:cs="Times New Roman"/>
          <w:color w:val="0070C0"/>
          <w:lang w:val="en-US"/>
        </w:rPr>
        <w:instrText xml:space="preserve">te their value for analyzing wave characteristics, including measuring length, estimating celerity, and partitioning event flow from baseflow. Our methods could be applied globally to study flow waves and their properties.","container-title":"Geophysical Research Letters","DOI":"10.1029/2024GL113875","ISSN":"0094-8276, 1944-8007","issue":"10","journalAbbreviation":"Geophysical Research Letters","language":"en","page":"e2024GL113875","source":"DOI.org (Crossref)","title":"SWOT Captures Hydrologic Waves Traveling Down Rivers","volume":"52","author":[{"family":"Thurman","given":"Hana R."},{"family":"Allen","given":"George H."},{"family":"Williams","given":"Brent A."},{"family":"Cerbelaud","given":"Arnaud"},{"family":"David","given":"Cédric H."}],"issued":{"date-parts":[["2025",5,28]]}}}],"schema":"https://github.com/citation-style-language/schema/raw/master/csl-citation.json"}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(Cerbelaud et al., 2024; Thurman et al., 2025)</w:t>
      </w:r>
      <w:r>
        <w:rPr>
          <w:rFonts w:ascii="Times New Roman" w:hAnsi="Times New Roman" w:cs="Times New Roman"/>
          <w:color w:val="0070C0"/>
          <w:lang w:val="en-US"/>
        </w:rPr>
        <w:fldChar w:fldCharType="end"/>
      </w:r>
      <w:r>
        <w:rPr>
          <w:rFonts w:ascii="Times New Roman" w:hAnsi="Times New Roman" w:cs="Times New Roman"/>
          <w:lang w:val="en-US"/>
        </w:rPr>
        <w:t xml:space="preserve">, or “space series” representing </w:t>
      </w:r>
      <w:r>
        <w:rPr>
          <w:rFonts w:ascii="Times New Roman" w:hAnsi="Times New Roman" w:cs="Times New Roman" w:hint="eastAsia"/>
          <w:lang w:val="en-US"/>
        </w:rPr>
        <w:t xml:space="preserve">spatial </w:t>
      </w:r>
      <w:r>
        <w:rPr>
          <w:rFonts w:ascii="Times New Roman" w:hAnsi="Times New Roman" w:cs="Times New Roman"/>
          <w:lang w:val="en-US"/>
        </w:rPr>
        <w:t xml:space="preserve">discharge variation along a river, processes such as flood peak propagation can be studied. However, there still lacks a way to effectively describe the spatial distribution of hydrological variables across river networks. This conceptual update is essential for unraveling the complexity of runoff change, attributing drivers of water redistribution and guiding sustainable water management. </w:t>
      </w:r>
    </w:p>
    <w:p w14:paraId="7929BC43" w14:textId="5DED797D"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 xml:space="preserve">In fact, the concept of “spatial centroids” is not new to geospatial sciences, which effectively summarizes the spatial distribution of any variable into a single representative location. For instance, studies have analyzed the migration of cropland centroids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{"citationID":"PrJUFSf6","properties":{"formattedCitation":"(Wang et al., 2023)","plainCitation":"(Wang et al., 2023)","noteIndex":0},"citationItems":[{"id":"enbnLFjO/kKZDkeFP","uris":["http://zotero.org/users/17210058/items/KJ398YSF"],"itemData":{"id":35,"type":"article-journal","abstract":"The exploration of the spatiotemporal variations and inﬂuencing factors of grain yield in major grain-producing regions is greatly important to maintain stable and sustainable agriculture. Taking Henan Province and Heilongjiang Province as examples, this study reveals the spatiotemporal characteristics of grain yield at the county level by using multisource data on the economy, society, and natural geography from 2000 to 2021 and employing methods such as coefﬁcients of variation, standard deviational ellipses, and spatial autocorrelation analysis. Moreover, geographical detector and geographically weighted regression models are combined to explore the differences in signiﬁcant inﬂuencing factors between these provinces and the spatial heterogeneity of regression coefﬁcients, respectively. The following ﬁndings are drawn: (1) Grain yield in both provinces gradually increased, with notable differences in the annual growth rate, the proportion, and at the county level. (2) The number of high-yield counties signiﬁcantly increased and their spatial distribution became more concentrated, indicating a notable shift in the main regions. (3) The overall spatial correlation of grain yield steadily increased, and the local spatial correlation transitioned from random distribution to gradual aggregation. (4) There were signiﬁcant differences in the inﬂuencing factors, where geographical environment, socio-economic factors, and input factors all affected both provinces. In summary, this study provides a scientiﬁc reference for governments worldwide to formulate rational and effective food production policies, thereby contributing to global food security and sustainable social development.","container-title":"Land","DOI":"10.3390/land12091810","ISSN":"2073-445X","issue":"9","journalAbbreviation":"Land","language":"en","license":"https://creativecommons.org/licenses/by/4.0/","page":"1810","source":"DOI.org (Crossref)","title":"Spatiotemporal Variation and Influencing Factors of Grain Yield in Major Grain-Producing Counties: A Comparative Study of Two Provinces from China","title-short":"Spatiotemporal Variation and Influencing Factors of Grain Yield in Major Grain-Producing Counties","volume":"12","author":[{"family":"Wang","given":""},{"family":"Zhang","given":"Ershen"},{"family":"Chen","given":"Guojun"}],"issued":{"date-parts":[["2023",9,20]]}}}],"schema":"https://github.com/citation-style-language/schema/raw/master/csl-citation.json"}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(Wang et al., 2023)</w:t>
      </w:r>
      <w:r>
        <w:rPr>
          <w:rFonts w:ascii="Times New Roman" w:hAnsi="Times New Roman" w:cs="Times New Roman"/>
          <w:color w:val="0070C0"/>
          <w:lang w:val="en-US"/>
        </w:rPr>
        <w:fldChar w:fldCharType="end"/>
      </w:r>
      <w:r>
        <w:rPr>
          <w:rFonts w:ascii="Times New Roman" w:hAnsi="Times New Roman" w:cs="Times New Roman"/>
          <w:lang w:val="en-US"/>
        </w:rPr>
        <w:t xml:space="preserve"> or urban centroids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{"citationID":"feCWurVB","properties":{"formattedCitation":"(Du et al., 2021; Hou et al., 2023)","plainCitation":"(Du et al., 2021; Hou et al., 2023)","noteIndex":0},"citationItems":[{"id":"enbnLFjO/9RBcR2A8","uris":["http://zotero.org/users/17210058/items/CJ7DQ4HJ"],"itemData":{"id":59,"type":"article-journal","abstract":"Urbanization not only affects a region’s economic development but also impacts its land use structure. As the largest inland river basin in China, the Tarim River Basin has experienced rapid economic growth and urbanization in recent years, posing a serious threat to its soil and water resources and ecological sustainability. In this study, four remote sensing data products from 1990–2020 are selected to explore the distribution of land use types and their land structure changes in the basin in the context of rapid urbanization. The results show that the built-up land area increased by 2855.74 km2 during 1990–2020, mainly from the transfer of grassland and barren land. Furthermore, the migration of the center of gravity of built-up land moved from the desert to oasis areas, indicating that the urbanization process intensiﬁed during the study period. The overall trend is toward a continuous increase in arable and built-up land area and a continuous decrease in barren land. Future trends in the Tarim River Basin predict that arable land will decrease and that built-up land will continue to increase. However, the increase in built-up land will level off, mainly due to the transfer of arable land and grassland, which accounts for 37.94% and 20.40%, respectively. The migration characteristics of the center of gravity of each land type in the basin varied widely during 1990–2020, but the land structure will tend toward a gradual balance in the future. Therefore, in the context of increasing urbanization, focusing on the sustainable development of regional soil and water resources and ecology is crucial for the coordinated development of regional resources and economy.","container-title":"Land","DOI":"10.3390/land12030693","ISSN":"2073-445X","issue":"3","journalAbbreviation":"Land","language":"en","license":"https://creativecommons.org/licenses/by/4.0/","page":"693","source":"DOI.org (Crossref)","title":"Changes in Land Use Pattern and Structure under the Rapid Urbanization of the Tarim River Basin","volume":"12","author":[{"family":"Hou","given":"Yifeng"},{"family":"Chen","given":"Yaning"},{"family":"Li","given":"Zhi"},{"family":"Wang","given":"Yang"}],"issued":{"date-parts":[["2023",3,16]]}}},{"id":"enbnLFjO/7ZO5t9UV","uris":["http://zotero.org/users/17210058/items/XXBIA52R"],"itemData":{"id":29,"type":"article-journal","abstract":"The city-water system relationship (CWSR) plays a key role in a region’s sustainable development. Unprecedented urbanization and growing populations impose great pressures on water resources under global climate change. To date, few insights have been reported for regional CWSRs at a long-term scale and high spatial resolution. Here, we investigate the evolution of cities from primitive society and the influences of the water system and environmental heterogeneity in the northern part of the North China Plain. We find that an artificial water system replaced the natural water system and gradually dominated city development, as evidenced by the construction of the Grand Canal. Megacities such as Beijing and Tianjin have implemented water conservation projects that draw on resources outside the watershed to sustain regional development. Our study supports local practices to restore water circulation in a watershed to enhance the region’s resilience and emphasizes the environmental influences on cities.","container-title":"Applied Geography","DOI":"10.1016/j.apgeog.2021.102556","ISSN":"01436228","journalAbbreviation":"Applied Geography","language":"en","page":"102556","source":"DOI.org (Crossref)","title":"From nature-based to engineering-based: The interaction process and turning point of the city-water system relationship in the North China plain","title-short":"From nature-based to engineering-based","volume":"135","author":[{"family":"Du","given":"Longjiang"},{"family":"Peng","given":"Xiao"},{"family":"Zhao","given":"Yong"},{"family":"Lyu","given":"Juan"},{"family":"Pan","given":"Mao"}],"issued":{"date-parts":[["2021",10]]}}}],"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(Du et al., 2021; Hou et al., 2023)</w:t>
      </w:r>
      <w:r>
        <w:rPr>
          <w:rFonts w:ascii="Times New Roman" w:hAnsi="Times New Roman" w:cs="Times New Roman"/>
          <w:color w:val="0070C0"/>
          <w:lang w:val="en-US"/>
        </w:rPr>
        <w:fldChar w:fldCharType="end"/>
      </w:r>
      <w:r>
        <w:rPr>
          <w:rFonts w:ascii="Times New Roman" w:hAnsi="Times New Roman" w:cs="Times New Roman"/>
          <w:lang w:val="en-US"/>
        </w:rPr>
        <w:t xml:space="preserve"> to understand economics and population changes. Other studies have focused on searching optimal locations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{"citationID":"h58H1cQp","properties":{"formattedCitation":"(Farmer et al., 2011)","plainCitation":"(Farmer et al., 2011)","noteIndex":0},"citationItems":[{"id":"enbnLFjO/ptjjTU9e","uris":["http://zotero.org/users/17210058/items/NWWLEPNS"],"itemData":{"id":41,"type":"article-journal","container-title":"International Journal of Geographical Information Science","DOI":"10.1080/13658816.2011.554837","ISSN":"1365-8816, 1362-3087","issue":"9","journalAbbreviation":"International Journal of Geographical Information Science","language":"en","page":"1545-1558","source":"DOI.org (Crossref)","title":"Derivation of a resilient polygon centroid for natural resource management applications","volume":"25","author":[{"family":"Farmer","given":"E."},{"family":"Jones","given":"S.D."},{"family":"Deakin","given":"R.E."}],"issued":{"date-parts":[["2011",9]]}}}],"schema":"https://github.com/citation-style-language/schema/raw/master/csl-citation.json"}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(Farmer et al., 2011)</w:t>
      </w:r>
      <w:r>
        <w:rPr>
          <w:rFonts w:ascii="Times New Roman" w:hAnsi="Times New Roman" w:cs="Times New Roman"/>
          <w:color w:val="0070C0"/>
          <w:lang w:val="en-US"/>
        </w:rPr>
        <w:fldChar w:fldCharType="end"/>
      </w:r>
      <w:r>
        <w:rPr>
          <w:rFonts w:ascii="Times New Roman" w:hAnsi="Times New Roman" w:cs="Times New Roman"/>
          <w:lang w:val="en-US"/>
        </w:rPr>
        <w:t xml:space="preserve"> in transportation or communication networks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{"citationID":"pPX6rmfa","properties":{"formattedCitation":"(Messina et al., 2006)","plainCitation":"(Messina et al., 2006)","noteIndex":0},"citationItems":[{"id":"enbnLFjO/opzA7RBT","uris":["http://zotero.org/users/17210058/items/6E6RTVLH"],"itemData":{"id":43,"type":"article-journal","abstract":"Background: Community hospital placement is dictated by a diverse set of geographical factors and historical contingency. In the summer of 2004, a multi-organizational committee headed by the State of Michigan's Department of Community Health approached the authors of this paper with questions about how spatial analyses might be employed to develop a revised community hospital approval procedure. Three objectives were set. First, the committee needed visualizations of both the spatial pattern of Michigan's population and its 139 community hospitals. Second, the committee required a clear, defensible assessment methodology to quantify access to existing hospitals statewide, taking into account factors such as distance to nearest hospital and road network density to estimate travel time. Third, the committee wanted to contrast the spatial distribution of existing community hospitals with a theoretical configuration that best met statewide demand. This paper presents our efforts to first describe the distribution of Michigan's current community hospital pattern and its people, and second, develop two models, access-based and demand-based, to identify areas with inadequate access to existing hospitals.\nResults: Using the product from the access-based model and contiguity and population criteria, two areas were identified as being \"under-served.\" The lower area, located north/northeast of Detroit, contained the greater total land area and population of the two areas. The upper area was centered north of Grand Rapids. A demand-based model was applied to evaluate the existing facility arrangement by allocating daily bed demand in each ZIP code to the closest facility. We found 1,887 beds per day were demanded by ZIP centroids more than 16.1 kilometers from the nearest existing hospital. This represented 12.7% of the average statewide daily bed demand. If a 32.3 kilometer radius was employed, unmet demand dropped to 160 beds per day (1.1%).\nConclusion: Both modeling approaches enable policymakers to identify under-served areas. Ultimately this paper is concerned with the intersection of spatial analysis and policymaking. Using the best scientific practice to identify locations of under-served populations based on many factors provides policymakers with a powerful tool for making good decisions.","container-title":"International Journal of Health Geographics","DOI":"10.1186/1476-072X-5-42","ISSN":"1476072X","issue":"1","journalAbbreviation":"Int J Health Geogr","language":"en","page":"42","source":"DOI.org (Crossref)","title":"Evaluating Michigan's community hospital access: spatial methods for decision support","volume":"5","author":[{"family":"Messina","given":"Joseph P"},{"family":"Shortridge","given":"Ashton M"},{"family":"Groop","given":"Richard E"},{"family":"Varnakovida","given":"Pariwate"},{"family":"Finn","given":"Mark J"}],"issued":{"date-parts":[["2006"]]}}}],"schema":"https://github.com/citation-style-language/schema/raw/master/csl-citation.json"}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(Messina et al., 2006)</w:t>
      </w:r>
      <w:r>
        <w:rPr>
          <w:rFonts w:ascii="Times New Roman" w:hAnsi="Times New Roman" w:cs="Times New Roman"/>
          <w:color w:val="0070C0"/>
          <w:lang w:val="en-US"/>
        </w:rPr>
        <w:fldChar w:fldCharType="end"/>
      </w:r>
      <w:r>
        <w:rPr>
          <w:rFonts w:ascii="Times New Roman" w:hAnsi="Times New Roman" w:cs="Times New Roman"/>
          <w:lang w:val="en-US"/>
        </w:rPr>
        <w:t xml:space="preserve"> based on the fact that centroids show high efficienc</w:t>
      </w:r>
      <w:r>
        <w:rPr>
          <w:rFonts w:ascii="Times New Roman" w:hAnsi="Times New Roman" w:cs="Times New Roman" w:hint="eastAsia"/>
          <w:lang w:val="en-US"/>
        </w:rPr>
        <w:t>ies</w:t>
      </w:r>
      <w:r>
        <w:rPr>
          <w:rFonts w:ascii="Times New Roman" w:hAnsi="Times New Roman" w:cs="Times New Roman"/>
          <w:lang w:val="en-US"/>
        </w:rPr>
        <w:t xml:space="preserve"> for resource allocation. In hydrology, similar centroid-based studies have also been applied in quantifying terrestrial water storage changes, drought hazards, water resources regulations </w:t>
      </w:r>
      <w:r>
        <w:rPr>
          <w:rFonts w:ascii="Times New Roman" w:hAnsi="Times New Roman" w:cs="Times New Roman"/>
          <w:color w:val="0070C0"/>
          <w:lang w:val="en-US"/>
        </w:rPr>
        <w:fldChar w:fldCharType="begin"/>
      </w:r>
      <w:r>
        <w:rPr>
          <w:rFonts w:ascii="Times New Roman" w:hAnsi="Times New Roman" w:cs="Times New Roman"/>
          <w:color w:val="0070C0"/>
          <w:lang w:val="en-US"/>
        </w:rPr>
        <w:instrText xml:space="preserve"> ADDIN ZOTERO_TEMP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(LIU et al., 2022)</w:t>
      </w:r>
      <w:r>
        <w:rPr>
          <w:rFonts w:ascii="Times New Roman" w:hAnsi="Times New Roman" w:cs="Times New Roman"/>
          <w:color w:val="0070C0"/>
          <w:lang w:val="en-US"/>
        </w:rPr>
        <w:fldChar w:fldCharType="end"/>
      </w:r>
      <w:r>
        <w:rPr>
          <w:rFonts w:ascii="Times New Roman" w:hAnsi="Times New Roman" w:cs="Times New Roman"/>
          <w:lang w:val="en-US"/>
        </w:rPr>
        <w:t xml:space="preserve">, precipitation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{"citationID":"05IzxVIZ","properties":{"formattedCitation":"(Wang et al., 2024)","plainCitation":"(Wang et al., 2024)","noteIndex":0},"citationItems":[{"id":"enbnLFjO/aJmcaWEZ","uris":["http://zotero.org/users/17210058/items/EFSA5WME"],"itemData":{"id":37,"type":"article","abstract":"Abstract\n          The spatiotemporal regime of precipitation determines the level and variation of regional water resources, influencing management responses and adjustments. Identifying regional precipitation patterns is crucial for recognizing and predicting hydrological regimes. This paper proposes a new centroid-based cooperative identification method for regional precipitation and its spatiotemporal shifts. This method was verified by comparing the spatial shifting trends between the centroids of regional annual precipitation and the contour lines of mean annual precipitation in four regions of China, using the Köppen climate classification method. The results indicate that within the Cwa climate region, the average latitude of the centroid increased by 5.8%, while the average longitude increased by 0.51% in recent years. In the Dfc climate region, the average latitude of the centroid increased by 0.38%, and the average longitude by 0.63% over the same period. These centroids showed a northward shifting tendency in the mentioned climate regions. Differently, in the Dwa region, the centroid’s average latitude shifted from 42.29 degrees to 41.57 degrees, while the average longitude shifted from 105 degrees to 110.03 degrees. Additionally, in the HG region, the centroid’s average latitude shifted from 32.06 degrees to 32.58 degrees, and the average longitude from 93.95 degrees to 97.73 degrees. Furthermore, on an interdecadal time scale, the precipitation centroids within the four climate zones consistently exhibit a northward shift. Overall, the centroids have shown a northward movement in China in recent years. This paper provides a theoretical basis for water resource management and hydrological forecasting, aiding in the analysis of the spatiotemporal transfer trends of precipitation in the context of climate change.","DOI":"10.21203/rs.3.rs-4924856/v1","language":"en","license":"https://creativecommons.org/licenses/by/4.0/","publisher":"In Review","source":"DOI.org (Crossref)","title":"Detecting Spatiotemporal Shifts in Precipitation Core Regions Using a Centroid-Based Identification Method and Its Application in China","URL":"https://www.researchsquare.com/article/rs-4924856/v1","author":[{"family":"Wang","given":"Yusong"},{"family":"Bai","given":"Hua"},{"family":"Yang","given":"Xiaoxiao"},{"family":"Wen","given":"Zhenyu"},{"family":"Zhang","given":"Yang"},{"family":"Li","given":"Bin"}],"accessed":{"date-parts":[["2025",6,16]]},"issued":{"date-parts":[["2024",9,20]]}}}],"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(Wang et al., 2024)</w:t>
      </w:r>
      <w:r>
        <w:rPr>
          <w:rFonts w:ascii="Times New Roman" w:hAnsi="Times New Roman" w:cs="Times New Roman"/>
          <w:color w:val="0070C0"/>
          <w:lang w:val="en-US"/>
        </w:rPr>
        <w:fldChar w:fldCharType="end"/>
      </w:r>
      <w:r>
        <w:rPr>
          <w:rFonts w:ascii="Times New Roman" w:hAnsi="Times New Roman" w:cs="Times New Roman"/>
          <w:lang w:val="en-US"/>
        </w:rPr>
        <w:t xml:space="preserve"> and snow cover</w:t>
      </w:r>
      <w:r>
        <w:rPr>
          <w:rFonts w:ascii="Times New Roman" w:hAnsi="Times New Roman" w:cs="Times New Roman"/>
          <w:color w:val="0070C0"/>
          <w:lang w:val="en-US"/>
        </w:rPr>
        <w:t xml:space="preserve"> </w:t>
      </w:r>
      <w:r>
        <w:rPr>
          <w:rFonts w:ascii="Times New Roman" w:hAnsi="Times New Roman" w:cs="Times New Roman"/>
          <w:lang w:val="en-US"/>
        </w:rPr>
        <w:t xml:space="preserve">changes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{"citationID":"Q2GEV3D4","properties":{"formattedCitation":"(Brown et al., 2021)","plainCitation":"(Brown et al., 2021)","noteIndex":0},"citationItems":[{"id":"enbnLFjO/53RfyoFG","uris":["http://zotero.org/users/17210058/items/IHFPITNW"],"itemData":{"id":92,"type":"article-journal","abstract":"Snow cover trends for Canada over the 1955–2017 period for the daily snow depth–observing network of Environment and Climate Change Canada (ECCC) are presented based on an updated quality-controlled historical daily in situ snow depth dataset. The period since approximately 1995 is characterized by a rapid decline in manual observations (loss of over 800 manual observing sites between 1995 and 2017) and an increasing number of automated stations equipped with sonic snow depth sensors. In 2017 these accounted for approximately 45% of the network and more than 80% of the snow depth–observing network north of latitude 55°N. Automated stations are characterized by more frequent missing and anomalous data than manual ruler observations, particularly at Arctic sites. A comparison of closely located automated sonic and manual ruler observations showed similar numbers of days with snow cover but the sonic sensors detected signiﬁcantly lower snow depths. For time series analysis of annual snow cover variables, the systematic difference between ruler and sonic snow depth can be removed using a common 2003–2016 reference period to compute snow cover anomalies. The updated trend results are broadly similar to previously published assessments showing long-term decreases in annual snow cover duration (SCD) and snow depth over most of Canada, with the largest decreases observed in spring snow cover and seasonal maximum snow depth (SDmax). Signiﬁcant declines in SCD and SDmax of −1.7 (±1.1) days decade-1 and −1.8 cm (±0.8) cm decade−1 were observed in the Canada–averaged series over the 1955–2017 period. These trends mainly reﬂect snow cover conditions over southern Canada where the observing network is concentrated and where there are signiﬁcant negative correlations between snow cover and winter air temperature. Declining numbers of stations reporting snow depth, issues with sonic sensor data quality, and systematic differences between ruler and sonic sensor measurements are major challenges for continued climate monitoring with the current ECCC snow depth–observing network.","container-title":"Atmosphere-Ocean","DOI":"10.1080/07055900.2021.1911781","ISSN":"0705-5900, 1480-9214","issue":"2","journalAbbreviation":"Atmosphere-Ocean","language":"en","page":"77-92","source":"DOI.org (Crossref)","title":"Canadian In Situ Snow Cover Trends for 1955–2017 Including an Assessment of the Impact of Automation","volume":"59","author":[{"family":"Brown","given":"R. D."},{"family":"Smith","given":"C."},{"family":"Derksen","given":"C."},{"family":"Mudryk","given":"L."}],"issued":{"date-parts":[["2021",3,15]]}}}],"schema":"https://github.com/citation-style-language/schema/raw/master/csl-citation.json"}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(Brown et al., 2021)</w:t>
      </w:r>
      <w:r>
        <w:rPr>
          <w:rFonts w:ascii="Times New Roman" w:hAnsi="Times New Roman" w:cs="Times New Roman"/>
          <w:color w:val="0070C0"/>
          <w:lang w:val="en-US"/>
        </w:rPr>
        <w:fldChar w:fldCharType="end"/>
      </w:r>
      <w:r>
        <w:rPr>
          <w:rFonts w:ascii="Times New Roman" w:hAnsi="Times New Roman" w:cs="Times New Roman"/>
          <w:color w:val="0070C0"/>
          <w:lang w:val="en-US"/>
        </w:rPr>
        <w:t xml:space="preserve">. </w:t>
      </w:r>
      <w:r>
        <w:rPr>
          <w:rFonts w:ascii="Times New Roman" w:hAnsi="Times New Roman" w:cs="Times New Roman"/>
          <w:lang w:val="en-US"/>
        </w:rPr>
        <w:t>However, these geographical centroids are represented on planar maps rather than on the directional, constrained topology of a river network. Thus, existing studies remain non-river-</w:t>
      </w:r>
      <w:r>
        <w:rPr>
          <w:rFonts w:ascii="Times New Roman" w:hAnsi="Times New Roman" w:cs="Times New Roman"/>
          <w:lang w:val="en-US"/>
        </w:rPr>
        <w:lastRenderedPageBreak/>
        <w:t>network-resolved, which do not capture how water is distributed and transmitted within a branching, flow-dependent system.</w:t>
      </w:r>
      <w:ins w:id="28" w:author=" Peirong Lin" w:date="2026-03-05T14:51:00Z" w16du:dateUtc="2026-03-05T06:51:00Z">
        <w:r w:rsidR="00EC706F">
          <w:rPr>
            <w:rFonts w:ascii="Times New Roman" w:hAnsi="Times New Roman" w:cs="Times New Roman"/>
            <w:lang w:val="en-US"/>
          </w:rPr>
          <w:t xml:space="preserve"> Moreover, the spatial distribution of runoff across basins of different sizes or nested level cannot be directly compared.</w:t>
        </w:r>
      </w:ins>
    </w:p>
    <w:p w14:paraId="51284B87" w14:textId="57BCEB5E" w:rsidR="00235A70" w:rsidRDefault="00000000">
      <w:pPr>
        <w:spacing w:before="240" w:after="240" w:line="240" w:lineRule="auto"/>
        <w:ind w:firstLine="240"/>
        <w:jc w:val="both"/>
        <w:rPr>
          <w:lang w:val="en-US"/>
        </w:rPr>
      </w:pPr>
      <w:r>
        <w:rPr>
          <w:rFonts w:ascii="Times New Roman" w:hAnsi="Times New Roman" w:cs="Times New Roman"/>
          <w:lang w:val="en-US"/>
        </w:rPr>
        <w:t xml:space="preserve">A notable step toward a network-aware spatial index is the Longitudinal Hydrologic Distribution Index (LHDI), developed using the Global River Discharge Reanalysis (GRDR) dataset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{"citationID":"EEy4lLt4","properties":{"formattedCitation":"(Feng &amp; Gleason, 2024)","plainCitation":"(Feng &amp; Gleason, 2024)","noteIndex":0},"citationItems":[{"id":"enbnLFjO/4GqYsPdY","uris":["http://zotero.org/users/17210058/items/ZJQ5S3JI"],"itemData":{"id":33,"type":"article-journal","abstract":"We mapped daily streamflow from 1984 to 2018 in approximately 2.9 million rivers to assess recent changes to global river systems. We found that river outlets were dominated by significant decreases in flow, whereas headwaters were 1.7 times more likely to have significantly increased flow than decreased. These changes result in a significant upstream shift in streamflow experienced by about 29% of the global land surface. We found the most changes in the smallest steams in our study: increases in erosion potential (approximately 5% increase in stream power), flood frequency (approximately 42% increase in 100-year floods), and likely nutrient dynamics (altered seasonal flow regimes). We revealed these changes using “detail at scale” by mapping millions of individual rivers. Widely adopting this approach could reveal other changes to the hydrosphere.\n          , \n            Editor’s summary\n            Rivers begin as small systems in their headwaters and flow downstream to their mouths, displaying a range of physical and hydrological conditions that affect erosional patterns, sedimentation, energy distribution, and ecological communities. Feng and Gleason mapped daily streamflow in 2.9 million rivers globally to determine how their flow characteristics may have changed over the past several decades. They found that average flow volumes increased in headwaters and decreased in basin outlets since 1984. Among other consequences, these changes increased the frequency of 100-year flood occurrence in headwaters, whereas the flooding potential of downstream regions did not change. —H. Jesse Smith","container-title":"Science","DOI":"10.1126/science.adl5728","ISSN":"0036-8075, 1095-9203","issue":"6727","journalAbbreviation":"Science","language":"en","page":"1305-1311","source":"DOI.org (Crossref)","title":"More flow upstream and less flow downstream: The changing form and function of global rivers","title-short":"More flow upstream and less flow downstream","volume":"386","author":[{"family":"Feng","given":"Dongmei"},{"family":"Gleason","given":"Colin J."}],"issued":{"date-parts":[["2024",12,13]]}}}],"schema":"https://github.com/citation-style-language/schema/raw/master/csl-citation.json"}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(Feng &amp; Gleason, 2024)</w:t>
      </w:r>
      <w:r>
        <w:rPr>
          <w:rFonts w:ascii="Times New Roman" w:hAnsi="Times New Roman" w:cs="Times New Roman"/>
          <w:color w:val="0070C0"/>
          <w:lang w:val="en-US"/>
        </w:rPr>
        <w:fldChar w:fldCharType="end"/>
      </w:r>
      <w:r>
        <w:rPr>
          <w:rFonts w:ascii="Times New Roman" w:hAnsi="Times New Roman" w:cs="Times New Roman"/>
          <w:lang w:val="en-US"/>
        </w:rPr>
        <w:t xml:space="preserve">, which aimed to identify spatial changes in runoff. While LHDI borrows the form of centroid calculation, the authors themselves note that LHDI carries an “abstract physical meaning” as it does not represent an exact position in a continuous river network system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{"citationID":"Lso4FUW7","properties":{"formattedCitation":"(Feng &amp; Gleason, 2024)","plainCitation":"(Feng &amp; Gleason, 2024)","noteIndex":0},"citationItems":[{"id":"enbnLFjO/4GqYsPdY","uris":["http://zotero.org/users/17210058/items/ZJQ5S3JI"],"itemData":{"id":33,"type":"article-journal","abstract":"We mapped daily streamflow from 1984 to 2018 in approximately 2.9 million rivers to assess recent changes to global river systems. We found that river outlets were dominated by significant decreases in flow, whereas headwaters were 1.7 times more likely to have significantly increased flow than decreased. These changes result in a significant upstream shift in streamflow experienced by about 29% of the global land surface. We found the most changes in the smallest steams in our study: increases in erosion potential (approximately 5% increase in stream power), flood frequency (approximately 42% increase in 100-year floods), and likely nutrient dynamics (altered seasonal flow regimes). We revealed these changes using “detail at scale” by mapping millions of individual rivers. Widely adopting this approach could reveal other changes to the hydrosphere.\n          , \n            Editor’s summary\n            Rivers begin as small systems in their headwaters and flow downstream to their mouths, displaying a range of physical and hydrological conditions that affect erosional patterns, sedimentation, energy distribution, and ecological communities. Feng and Gleason mapped daily streamflow in 2.9 million rivers globally to determine how their flow characteristics may have changed over the past several decades. They found that average flow volumes increased in headwaters and decreased in basin outlets since 1984. Among other consequences, these changes increased the frequency of 100-year flood occurrence in headwaters, whereas the flooding potential of downstream regions did not change. —H. Jesse Smith","container-title":"Science","DOI":"10.1126/science.adl5728","ISSN":"0036-8075, 1095-9203","issue":"6727","journalAbbreviation":"Science","language":"en","page":"1305-1311","source":"DOI.org (Crossref)","title":"More flow upstream and less flow downstream: The changing form and function of global rivers","title-short":"More flow upstream and less flow downstream","volume":"386","author":[{"family":"Feng","given":"Dongmei"},{"family":"Gleason","given":"Colin J."}],"issued":{"date-parts":[["2024",12,13]]}}}],"schema":"https://github.com/citation-style-language/schema/raw/master/csl-citation.json"}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(Feng &amp; Gleason, 2024)</w:t>
      </w:r>
      <w:r>
        <w:rPr>
          <w:rFonts w:ascii="Times New Roman" w:hAnsi="Times New Roman" w:cs="Times New Roman"/>
          <w:color w:val="0070C0"/>
          <w:lang w:val="en-US"/>
        </w:rPr>
        <w:fldChar w:fldCharType="end"/>
      </w:r>
      <w:r>
        <w:rPr>
          <w:rFonts w:ascii="Times New Roman" w:hAnsi="Times New Roman" w:cs="Times New Roman"/>
          <w:lang w:val="en-US"/>
        </w:rPr>
        <w:t>. Consequently, till now, there is a lack of runoff centroid defined along the river networks, limiting its interpretability for characterizing the true center of mass of runoff within a network.</w:t>
      </w:r>
    </w:p>
    <w:p w14:paraId="11E6572F" w14:textId="77777777"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Based on the importance of river-network-explicit spatial hydrological centroids, our study focuses on the following questions:</w:t>
      </w:r>
    </w:p>
    <w:p w14:paraId="1D872BC0" w14:textId="77777777" w:rsidR="00283BE4" w:rsidRPr="00283BE4" w:rsidRDefault="00283BE4" w:rsidP="00283BE4">
      <w:pPr>
        <w:pStyle w:val="afa"/>
        <w:numPr>
          <w:ilvl w:val="0"/>
          <w:numId w:val="3"/>
        </w:numPr>
        <w:spacing w:before="240" w:after="240" w:line="240" w:lineRule="auto"/>
        <w:jc w:val="both"/>
        <w:rPr>
          <w:rFonts w:ascii="Times New Roman" w:hAnsi="Times New Roman" w:cs="Times New Roman"/>
          <w:lang w:val="en-US"/>
        </w:rPr>
      </w:pPr>
      <w:r w:rsidRPr="00283BE4">
        <w:rPr>
          <w:rFonts w:ascii="Times New Roman" w:hAnsi="Times New Roman" w:cs="Times New Roman"/>
          <w:lang w:val="en-US"/>
        </w:rPr>
        <w:t>How to explicitly represent spatial centroids of hydrological variables along multi-level nested river networks using a unified framework?</w:t>
      </w:r>
    </w:p>
    <w:p w14:paraId="65A618E6" w14:textId="77777777" w:rsidR="00283BE4" w:rsidRDefault="00283BE4" w:rsidP="00283BE4">
      <w:pPr>
        <w:pStyle w:val="afa"/>
        <w:numPr>
          <w:ilvl w:val="0"/>
          <w:numId w:val="3"/>
        </w:numPr>
        <w:spacing w:before="240" w:after="240" w:line="240" w:lineRule="auto"/>
        <w:jc w:val="both"/>
        <w:rPr>
          <w:rFonts w:ascii="Times New Roman" w:hAnsi="Times New Roman" w:cs="Times New Roman"/>
          <w:lang w:val="en-US"/>
        </w:rPr>
      </w:pPr>
      <w:r w:rsidRPr="00283BE4">
        <w:rPr>
          <w:rFonts w:ascii="Times New Roman" w:hAnsi="Times New Roman" w:cs="Times New Roman"/>
          <w:lang w:val="en-US"/>
        </w:rPr>
        <w:t>Where are the long-term mean centroids located and what are their spatial-temporal variations?</w:t>
      </w:r>
    </w:p>
    <w:p w14:paraId="65074607" w14:textId="29FD5866" w:rsidR="00283BE4" w:rsidRPr="00283BE4" w:rsidRDefault="00DD0F05" w:rsidP="00283BE4">
      <w:pPr>
        <w:pStyle w:val="afa"/>
        <w:numPr>
          <w:ilvl w:val="0"/>
          <w:numId w:val="3"/>
        </w:numPr>
        <w:spacing w:before="240" w:after="240" w:line="240" w:lineRule="auto"/>
        <w:jc w:val="both"/>
        <w:rPr>
          <w:rFonts w:ascii="Times New Roman" w:hAnsi="Times New Roman" w:cs="Times New Roman"/>
          <w:lang w:val="en-US"/>
        </w:rPr>
      </w:pPr>
      <w:del w:id="29" w:author=" Peirong Lin" w:date="2026-03-06T15:42:00Z" w16du:dateUtc="2026-03-06T07:42:00Z">
        <w:r w:rsidRPr="00DD0F05" w:rsidDel="00E132FD">
          <w:rPr>
            <w:rFonts w:ascii="Times New Roman" w:hAnsi="Times New Roman" w:cs="Times New Roman"/>
            <w:lang w:val="en-US"/>
          </w:rPr>
          <w:delText xml:space="preserve">How can </w:delText>
        </w:r>
        <w:r w:rsidR="00EF5348" w:rsidDel="00E132FD">
          <w:rPr>
            <w:rFonts w:ascii="Times New Roman" w:hAnsi="Times New Roman" w:cs="Times New Roman" w:hint="eastAsia"/>
            <w:lang w:val="en-US"/>
          </w:rPr>
          <w:delText>RCI</w:delText>
        </w:r>
        <w:r w:rsidRPr="00DD0F05" w:rsidDel="00E132FD">
          <w:rPr>
            <w:rFonts w:ascii="Times New Roman" w:hAnsi="Times New Roman" w:cs="Times New Roman"/>
            <w:lang w:val="en-US"/>
          </w:rPr>
          <w:delText xml:space="preserve"> be compared across multiple spatial scales and diverse river basins, and w</w:delText>
        </w:r>
      </w:del>
      <w:ins w:id="30" w:author=" Peirong Lin" w:date="2026-03-06T15:42:00Z" w16du:dateUtc="2026-03-06T07:42:00Z">
        <w:r w:rsidR="00E132FD">
          <w:rPr>
            <w:rFonts w:ascii="Times New Roman" w:hAnsi="Times New Roman" w:cs="Times New Roman"/>
            <w:lang w:val="en-US"/>
          </w:rPr>
          <w:t>W</w:t>
        </w:r>
      </w:ins>
      <w:r w:rsidRPr="00DD0F05">
        <w:rPr>
          <w:rFonts w:ascii="Times New Roman" w:hAnsi="Times New Roman" w:cs="Times New Roman"/>
          <w:lang w:val="en-US"/>
        </w:rPr>
        <w:t>hat advantages does the RCI framework offer for such comparative analysis?</w:t>
      </w:r>
    </w:p>
    <w:p w14:paraId="6C611530" w14:textId="3411294E"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To address the questions, we propose a novel Relative Centroid Index (RCI) that quantifies the spatial distribution of hydrological fluxes within river networks. Unlike conventional centroid measures, the RCI is designed to be extensible to nested, multi-scale river networks, allowing for consistent comparison across all levels and scales of river systems. It is also designed to represent the balancing point for any hydrological variable (e.g., runoff, precipitation, water storage, etc.), explicitly projected onto their intrinsic flow pathways of the system. Shifting from traditional latitude/longitude averaging, the cumulative length of river reaches is adopted as the spatial coordinate, thereby preserving the topological continuity and facilitating the analysis of directional changes of hydrological distribution alongside the river network</w:t>
      </w:r>
      <w:ins w:id="31" w:author=" Peirong Lin" w:date="2026-03-06T15:43:00Z" w16du:dateUtc="2026-03-06T07:43:00Z">
        <w:r w:rsidR="003F7121">
          <w:rPr>
            <w:rFonts w:ascii="Times New Roman" w:hAnsi="Times New Roman" w:cs="Times New Roman"/>
            <w:lang w:val="en-US"/>
          </w:rPr>
          <w:t>s</w:t>
        </w:r>
      </w:ins>
      <w:r>
        <w:rPr>
          <w:rFonts w:ascii="Times New Roman" w:hAnsi="Times New Roman" w:cs="Times New Roman"/>
          <w:lang w:val="en-US"/>
        </w:rPr>
        <w:t xml:space="preserve">. </w:t>
      </w:r>
    </w:p>
    <w:p w14:paraId="6376BFFB" w14:textId="0741451E"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 xml:space="preserve">The paper is organized as follows. We first introduce the generic framework of the RCI, followed by the experimental design and datasets utilized in this study (Section 2). Then, we map the RCI with a case study to demonstrate its effectiveness, followed by results across 40 global major river basins, aiming to show how the RCI can allow for cross-basin comparisons (Section 3.1). We also examine the different behaviors of the RCI </w:t>
      </w:r>
      <w:r w:rsidR="00B860D2">
        <w:rPr>
          <w:rFonts w:ascii="Times New Roman" w:hAnsi="Times New Roman" w:cs="Times New Roman" w:hint="eastAsia"/>
          <w:lang w:val="en-US"/>
        </w:rPr>
        <w:t>seasonality</w:t>
      </w:r>
      <w:r w:rsidR="00C46F7D">
        <w:rPr>
          <w:rFonts w:ascii="Times New Roman" w:hAnsi="Times New Roman" w:cs="Times New Roman"/>
          <w:lang w:val="en-US"/>
        </w:rPr>
        <w:t>, and correlate this with climatic features of the basins</w:t>
      </w:r>
      <w:r>
        <w:rPr>
          <w:rFonts w:ascii="Times New Roman" w:hAnsi="Times New Roman" w:cs="Times New Roman"/>
          <w:lang w:val="en-US"/>
        </w:rPr>
        <w:t xml:space="preserve"> (Section 3.2). Finally, we discuss the potential limitation and utility of this newly proposed metric to inspire new studies (Section 4). Eventually, we expect the newly proposed RCI to facilitate large scale water distribution and redistribution assessment from a river-networ-explicit perspective, casting the hydrological insights into a geospatial domain to complement traditional studies focusing on the time series analysis.   </w:t>
      </w:r>
    </w:p>
    <w:p w14:paraId="5DAFEF73" w14:textId="77777777" w:rsidR="00235A70" w:rsidRDefault="00000000">
      <w:pPr>
        <w:pStyle w:val="1"/>
        <w:numPr>
          <w:ilvl w:val="0"/>
          <w:numId w:val="2"/>
        </w:numPr>
        <w:spacing w:before="240" w:after="240" w:line="360" w:lineRule="auto"/>
        <w:jc w:val="both"/>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lastRenderedPageBreak/>
        <w:t>Materials and methods</w:t>
      </w:r>
    </w:p>
    <w:p w14:paraId="418204DD" w14:textId="77777777" w:rsidR="00235A70" w:rsidRDefault="00000000">
      <w:pPr>
        <w:pStyle w:val="2"/>
        <w:spacing w:before="240" w:after="240" w:line="360" w:lineRule="auto"/>
        <w:jc w:val="both"/>
        <w:rPr>
          <w:rFonts w:ascii="Times New Roman Bold" w:hAnsi="Times New Roman Bold" w:cs="Times New Roman Bold"/>
          <w:b/>
          <w:bCs/>
          <w:color w:val="000000" w:themeColor="text1"/>
          <w:sz w:val="28"/>
          <w:szCs w:val="28"/>
          <w:lang w:val="en-US"/>
        </w:rPr>
      </w:pPr>
      <w:r>
        <w:rPr>
          <w:rFonts w:ascii="Times New Roman Bold" w:hAnsi="Times New Roman Bold" w:cs="Times New Roman Bold"/>
          <w:b/>
          <w:bCs/>
          <w:color w:val="000000" w:themeColor="text1"/>
          <w:sz w:val="28"/>
          <w:szCs w:val="28"/>
          <w:lang w:val="en-US"/>
        </w:rPr>
        <w:t>2.1 Definition of the RCI across river networks</w:t>
      </w:r>
    </w:p>
    <w:p w14:paraId="34017651" w14:textId="7759EAAA"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We first introduce how the RCI can be obtained (</w:t>
      </w:r>
      <w:r>
        <w:rPr>
          <w:rFonts w:ascii="Times New Roman" w:hAnsi="Times New Roman" w:cs="Times New Roman"/>
          <w:b/>
          <w:bCs/>
          <w:lang w:val="en-US"/>
        </w:rPr>
        <w:t>Fig. 1</w:t>
      </w:r>
      <w:r>
        <w:rPr>
          <w:rFonts w:ascii="Times New Roman" w:hAnsi="Times New Roman" w:cs="Times New Roman"/>
          <w:lang w:val="en-US"/>
        </w:rPr>
        <w:t xml:space="preserve">) following the physical definition of centroid. As shown in </w:t>
      </w:r>
      <w:r>
        <w:rPr>
          <w:rFonts w:ascii="Times New Roman Bold" w:hAnsi="Times New Roman Bold" w:cs="Times New Roman Bold"/>
          <w:b/>
          <w:bCs/>
          <w:lang w:val="en-US"/>
        </w:rPr>
        <w:t>Fig. 1a</w:t>
      </w:r>
      <w:r>
        <w:rPr>
          <w:rFonts w:ascii="Times New Roman" w:hAnsi="Times New Roman" w:cs="Times New Roman"/>
          <w:lang w:val="en-US"/>
        </w:rPr>
        <w:t xml:space="preserve">, the mass center of any object (here an </w:t>
      </w:r>
      <w:r>
        <w:rPr>
          <w:rFonts w:ascii="Times New Roman" w:hAnsi="Times New Roman" w:cs="Times New Roman" w:hint="eastAsia"/>
          <w:lang w:val="en-US"/>
        </w:rPr>
        <w:t>two</w:t>
      </w:r>
      <w:r>
        <w:rPr>
          <w:rFonts w:ascii="Times New Roman" w:hAnsi="Times New Roman" w:cs="Times New Roman"/>
          <w:lang w:val="en-US"/>
        </w:rPr>
        <w:t xml:space="preserve">-dimensional object is given as an example) is calculated by integrating </w:t>
      </w:r>
      <w:r>
        <w:rPr>
          <w:rFonts w:ascii="Times New Roman" w:hAnsi="Times New Roman" w:cs="Times New Roman" w:hint="eastAsia"/>
          <w:lang w:val="en-US"/>
        </w:rPr>
        <w:t>mass</w:t>
      </w:r>
      <w:r>
        <w:rPr>
          <w:rFonts w:ascii="Times New Roman" w:hAnsi="Times New Roman" w:cs="Times New Roman"/>
          <w:lang w:val="en-US"/>
        </w:rPr>
        <w:t xml:space="preserve"> density function (</w:t>
      </w:r>
      <m:oMath>
        <m:sSub>
          <m:sSubPr>
            <m:ctrlPr>
              <w:rPr>
                <w:rFonts w:ascii="Cambria Math" w:hAnsi="Cambria Math" w:cs="Times New Roman"/>
                <w:i/>
                <w:lang w:val="en-US"/>
              </w:rPr>
            </m:ctrlPr>
          </m:sSubPr>
          <m:e>
            <m:r>
              <w:rPr>
                <w:rFonts w:ascii="Cambria Math" w:hAnsi="Cambria Math" w:cs="Times New Roman"/>
                <w:lang w:val="en-US"/>
              </w:rPr>
              <m:t>ρ</m:t>
            </m:r>
          </m:e>
          <m:sub>
            <m:r>
              <w:rPr>
                <w:rFonts w:ascii="Cambria Math" w:hAnsi="Cambria Math" w:cs="Times New Roman"/>
                <w:lang w:val="en-US"/>
              </w:rPr>
              <m:t>(x,y)</m:t>
            </m:r>
          </m:sub>
        </m:sSub>
      </m:oMath>
      <w:r>
        <w:rPr>
          <w:rFonts w:ascii="Times New Roman" w:hAnsi="Times New Roman" w:cs="Times New Roman"/>
          <w:lang w:val="en-US"/>
        </w:rPr>
        <w:t xml:space="preserve">) over position (x, y), which is normalized by the total mass of the object over the domain to get the centroid location C(X, Y). Unlike traditional geographical centroids in the form of an exact location </w:t>
      </w:r>
      <w:r>
        <w:rPr>
          <w:rFonts w:ascii="Times New Roman" w:hAnsi="Times New Roman" w:cs="Times New Roman" w:hint="eastAsia"/>
          <w:lang w:val="en-US"/>
        </w:rPr>
        <w:t>calculated</w:t>
      </w:r>
      <w:r>
        <w:rPr>
          <w:rFonts w:ascii="Times New Roman" w:hAnsi="Times New Roman" w:cs="Times New Roman"/>
          <w:lang w:val="en-US"/>
        </w:rPr>
        <w:t xml:space="preserve"> from 2-D p</w:t>
      </w:r>
      <w:del w:id="32" w:author=" Peirong Lin" w:date="2026-03-06T15:44:00Z" w16du:dateUtc="2026-03-06T07:44:00Z">
        <w:r w:rsidDel="003F7121">
          <w:rPr>
            <w:rFonts w:ascii="Times New Roman" w:hAnsi="Times New Roman" w:cs="Times New Roman"/>
            <w:lang w:val="en-US"/>
          </w:rPr>
          <w:delText>a</w:delText>
        </w:r>
      </w:del>
      <w:r>
        <w:rPr>
          <w:rFonts w:ascii="Times New Roman" w:hAnsi="Times New Roman" w:cs="Times New Roman"/>
          <w:lang w:val="en-US"/>
        </w:rPr>
        <w:t>l</w:t>
      </w:r>
      <w:ins w:id="33" w:author=" Peirong Lin" w:date="2026-03-06T15:44:00Z" w16du:dateUtc="2026-03-06T07:44:00Z">
        <w:r w:rsidR="003F7121">
          <w:rPr>
            <w:rFonts w:ascii="Times New Roman" w:hAnsi="Times New Roman" w:cs="Times New Roman"/>
            <w:lang w:val="en-US"/>
          </w:rPr>
          <w:t>a</w:t>
        </w:r>
      </w:ins>
      <w:r>
        <w:rPr>
          <w:rFonts w:ascii="Times New Roman" w:hAnsi="Times New Roman" w:cs="Times New Roman"/>
          <w:lang w:val="en-US"/>
        </w:rPr>
        <w:t>nar variables (</w:t>
      </w:r>
      <w:r>
        <w:rPr>
          <w:rFonts w:ascii="Times New Roman Bold" w:hAnsi="Times New Roman Bold" w:cs="Times New Roman Bold"/>
          <w:b/>
          <w:bCs/>
          <w:lang w:val="en-US"/>
        </w:rPr>
        <w:t>Fig. 1b</w:t>
      </w:r>
      <w:r>
        <w:rPr>
          <w:rFonts w:ascii="Times New Roman" w:hAnsi="Times New Roman" w:cs="Times New Roman"/>
          <w:lang w:val="en-US"/>
        </w:rPr>
        <w:t>), we map this definition to river networks by dividing a basin into sub-basin slices with river reach divides (</w:t>
      </w:r>
      <w:r>
        <w:rPr>
          <w:rFonts w:ascii="Times New Roman Bold" w:hAnsi="Times New Roman Bold" w:cs="Times New Roman Bold"/>
          <w:b/>
          <w:bCs/>
          <w:lang w:val="en-US"/>
        </w:rPr>
        <w:t>Fig. 1c</w:t>
      </w:r>
      <w:r>
        <w:rPr>
          <w:rFonts w:ascii="Times New Roman" w:hAnsi="Times New Roman" w:cs="Times New Roman"/>
          <w:lang w:val="en-US"/>
        </w:rPr>
        <w:t xml:space="preserve">), where the mass of any hydrological </w:t>
      </w:r>
      <w:r>
        <w:rPr>
          <w:rFonts w:ascii="Times New Roman" w:hAnsi="Times New Roman" w:cs="Times New Roman" w:hint="eastAsia"/>
          <w:lang w:val="en-US"/>
        </w:rPr>
        <w:t>variable</w:t>
      </w:r>
      <w:r>
        <w:rPr>
          <w:rFonts w:ascii="Times New Roman" w:hAnsi="Times New Roman" w:cs="Times New Roman"/>
          <w:lang w:val="en-US"/>
        </w:rPr>
        <w:t>-of-interest is calculated for each slice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oMath>
      <w:r>
        <w:rPr>
          <w:rFonts w:ascii="Times New Roman" w:hAnsi="Times New Roman" w:cs="Times New Roman"/>
          <w:lang w:val="en-US"/>
        </w:rPr>
        <w:t xml:space="preserve">). Then the centroids can be calculated by integrating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oMath>
      <w:r>
        <w:rPr>
          <w:rFonts w:hAnsi="Cambria Math" w:cs="Times New Roman"/>
          <w:iCs/>
          <w:lang w:val="en-US"/>
        </w:rPr>
        <w:t xml:space="preserve"> </w:t>
      </w:r>
      <w:r>
        <w:rPr>
          <w:rFonts w:ascii="Times New Roman" w:hAnsi="Times New Roman" w:cs="Times New Roman"/>
          <w:lang w:val="en-US"/>
        </w:rPr>
        <w:t>over the cumulative length of the river reaches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m:t>
            </m:r>
          </m:sub>
        </m:sSub>
      </m:oMath>
      <w:r>
        <w:rPr>
          <w:rFonts w:ascii="Times New Roman" w:hAnsi="Times New Roman" w:cs="Times New Roman"/>
          <w:lang w:val="en-US"/>
        </w:rPr>
        <w:t xml:space="preserve">)_to obtain </w:t>
      </w:r>
      <m:oMath>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lang w:val="en-US"/>
              </w:rPr>
              <m:t>intg</m:t>
            </m:r>
          </m:sub>
        </m:sSub>
      </m:oMath>
      <w:r>
        <w:rPr>
          <w:rFonts w:ascii="Times New Roman Regular" w:hAnsi="Times New Roman Regular" w:cs="Times New Roman Regular"/>
          <w:lang w:val="en-US"/>
        </w:rPr>
        <w:t xml:space="preserve"> (</w:t>
      </w:r>
      <w:r>
        <w:rPr>
          <w:rFonts w:ascii="Times New Roman Bold" w:hAnsi="Times New Roman Bold" w:cs="Times New Roman Bold"/>
          <w:b/>
          <w:bCs/>
          <w:lang w:val="en-US"/>
        </w:rPr>
        <w:t>Eq. 1</w:t>
      </w:r>
      <w:r>
        <w:rPr>
          <w:rFonts w:ascii="Times New Roman" w:hAnsi="Times New Roman" w:cs="Times New Roman"/>
          <w:lang w:val="en-US"/>
        </w:rPr>
        <w:t xml:space="preserve">) (referred to as integrated C). </w:t>
      </w:r>
      <w:ins w:id="34" w:author=" Peirong Lin" w:date="2026-03-06T15:45:00Z" w16du:dateUtc="2026-03-06T07:45:00Z">
        <w:r w:rsidR="005C11A4">
          <w:rPr>
            <w:rFonts w:ascii="Times New Roman" w:hAnsi="Times New Roman" w:cs="Times New Roman"/>
            <w:lang w:val="en-US"/>
          </w:rPr>
          <w:t>Lastly, as</w:t>
        </w:r>
      </w:ins>
      <w:del w:id="35" w:author=" Peirong Lin" w:date="2026-03-06T15:45:00Z" w16du:dateUtc="2026-03-06T07:45:00Z">
        <w:r w:rsidDel="005C11A4">
          <w:rPr>
            <w:rFonts w:ascii="Times New Roman" w:hAnsi="Times New Roman" w:cs="Times New Roman"/>
            <w:lang w:val="en-US"/>
          </w:rPr>
          <w:delText>Since</w:delText>
        </w:r>
      </w:del>
      <w:r>
        <w:rPr>
          <w:rFonts w:ascii="Times New Roman" w:hAnsi="Times New Roman" w:cs="Times New Roman"/>
          <w:lang w:val="en-US"/>
        </w:rPr>
        <w:t xml:space="preserve">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m:t>
            </m:r>
          </m:sub>
        </m:sSub>
      </m:oMath>
      <w:r>
        <w:rPr>
          <w:rFonts w:ascii="Times New Roman" w:hAnsi="Times New Roman" w:cs="Times New Roman"/>
          <w:lang w:val="en-US"/>
        </w:rPr>
        <w:t xml:space="preserve"> is accumulated from headwaters, we use the maximum length of the mainstem (</w:t>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max</m:t>
            </m:r>
          </m:sub>
        </m:sSub>
      </m:oMath>
      <w:r>
        <w:rPr>
          <w:rFonts w:ascii="Times New Roman Regular" w:hAnsi="Times New Roman Regular" w:cs="Times New Roman Regular"/>
          <w:lang w:val="en-US"/>
        </w:rPr>
        <w:t>)</w:t>
      </w:r>
      <w:r>
        <w:rPr>
          <w:rFonts w:ascii="Times New Roman" w:hAnsi="Times New Roman" w:cs="Times New Roman"/>
          <w:lang w:val="en-US"/>
        </w:rPr>
        <w:t xml:space="preserve"> minus the integrated C to get centroid distance (</w:t>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c</m:t>
            </m:r>
          </m:sub>
        </m:sSub>
      </m:oMath>
      <w:r>
        <w:rPr>
          <w:rFonts w:ascii="Times New Roman" w:hAnsi="Times New Roman" w:cs="Times New Roman"/>
          <w:lang w:val="en-US"/>
        </w:rPr>
        <w:t>) relative to the outlet (</w:t>
      </w:r>
      <w:r>
        <w:rPr>
          <w:rFonts w:ascii="Times New Roman Bold" w:hAnsi="Times New Roman Bold" w:cs="Times New Roman Bold"/>
          <w:b/>
          <w:bCs/>
          <w:lang w:val="en-US"/>
        </w:rPr>
        <w:t>Eq. 2</w:t>
      </w:r>
      <w:r>
        <w:rPr>
          <w:rFonts w:ascii="Times New Roman" w:hAnsi="Times New Roman" w:cs="Times New Roman"/>
          <w:lang w:val="en-US"/>
        </w:rPr>
        <w:t>). Thus,</w:t>
      </w:r>
      <w:r>
        <w:rPr>
          <w:rFonts w:hAnsi="Cambria Math"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c</m:t>
            </m:r>
          </m:sub>
        </m:sSub>
      </m:oMath>
      <w:r>
        <w:rPr>
          <w:rFonts w:hAnsi="Cambria Math" w:cs="Times New Roman"/>
          <w:lang w:val="en-US"/>
        </w:rPr>
        <w:t xml:space="preserve"> </w:t>
      </w:r>
      <w:r>
        <w:rPr>
          <w:rFonts w:ascii="Times New Roman" w:hAnsi="Times New Roman" w:cs="Times New Roman"/>
          <w:lang w:val="en-US"/>
        </w:rPr>
        <w:t>has a specific location (represented as kilometers relative to the outlet), above and below which point the hydrological variable is considered to be balanced in mass.</w:t>
      </w:r>
      <w:r>
        <w:rPr>
          <w:rFonts w:ascii="Times New Roman" w:hAnsi="Times New Roman" w:cs="Times New Roman" w:hint="eastAsia"/>
          <w:lang w:val="en-US"/>
        </w:rPr>
        <w:t xml:space="preserve"> </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7"/>
        <w:gridCol w:w="1623"/>
      </w:tblGrid>
      <w:tr w:rsidR="00235A70" w14:paraId="6A79824E" w14:textId="77777777">
        <w:tc>
          <w:tcPr>
            <w:tcW w:w="7920" w:type="dxa"/>
          </w:tcPr>
          <w:p w14:paraId="13A34F3B" w14:textId="77777777" w:rsidR="00235A70" w:rsidRDefault="00000000">
            <w:pPr>
              <w:spacing w:before="240" w:after="240" w:line="240" w:lineRule="auto"/>
              <w:ind w:left="2880" w:firstLine="720"/>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lang w:val="en-US"/>
                      </w:rPr>
                      <m:t>intg</m:t>
                    </m:r>
                  </m:sub>
                </m:sSub>
                <m:r>
                  <w:rPr>
                    <w:rFonts w:ascii="Cambria Math" w:hAnsi="Cambria Math" w:cs="Times New Roman"/>
                    <w:lang w:val="en-US"/>
                  </w:rPr>
                  <m:t>=</m:t>
                </m:r>
                <m:f>
                  <m:fPr>
                    <m:ctrlPr>
                      <w:rPr>
                        <w:rFonts w:ascii="Cambria Math" w:hAnsi="Cambria Math" w:cs="Times New Roman"/>
                        <w:i/>
                        <w:iCs/>
                      </w:rPr>
                    </m:ctrlPr>
                  </m:fPr>
                  <m:num>
                    <m:nary>
                      <m:naryPr>
                        <m:chr m:val="∑"/>
                        <m:subHide m:val="1"/>
                        <m:supHide m:val="1"/>
                        <m:ctrlPr>
                          <w:rPr>
                            <w:rFonts w:ascii="Cambria Math" w:hAnsi="Cambria Math" w:cs="Times New Roman"/>
                            <w:i/>
                            <w:iCs/>
                          </w:rPr>
                        </m:ctrlPr>
                      </m:naryPr>
                      <m:sub/>
                      <m:sup/>
                      <m:e>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r>
                              <w:rPr>
                                <w:rFonts w:ascii="DejaVu Math TeX Gyre" w:hAnsi="DejaVu Math TeX Gyre" w:cs="Times New Roman"/>
                                <w:lang w:val="en-US"/>
                              </w:rPr>
                              <m:t>*</m:t>
                            </m:r>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m:t>
                                </m:r>
                              </m:sub>
                            </m:sSub>
                          </m:e>
                        </m:d>
                      </m:e>
                    </m:nary>
                  </m:num>
                  <m:den>
                    <m:nary>
                      <m:naryPr>
                        <m:chr m:val="∑"/>
                        <m:subHide m:val="1"/>
                        <m:supHide m:val="1"/>
                        <m:ctrlPr>
                          <w:rPr>
                            <w:rFonts w:ascii="Cambria Math" w:hAnsi="Cambria Math" w:cs="Times New Roman"/>
                            <w:i/>
                            <w:iCs/>
                          </w:rPr>
                        </m:ctrlPr>
                      </m:naryPr>
                      <m:sub/>
                      <m:sup/>
                      <m:e>
                        <m:sSub>
                          <m:sSubPr>
                            <m:ctrlPr>
                              <w:rPr>
                                <w:rFonts w:ascii="Cambria Math" w:hAnsi="Cambria Math" w:cs="Times New Roman"/>
                                <w:i/>
                                <w:iCs/>
                              </w:rPr>
                            </m:ctrlPr>
                          </m:sSubPr>
                          <m:e>
                            <m:r>
                              <w:rPr>
                                <w:rFonts w:ascii="Cambria Math" w:hAnsi="Cambria Math" w:cs="Times New Roman"/>
                                <w:lang w:val="en-US"/>
                              </w:rPr>
                              <m:t>M</m:t>
                            </m:r>
                          </m:e>
                          <m:sub>
                            <m:r>
                              <w:rPr>
                                <w:rFonts w:ascii="Cambria Math" w:hAnsi="Cambria Math" w:cs="Times New Roman"/>
                              </w:rPr>
                              <m:t>i</m:t>
                            </m:r>
                          </m:sub>
                        </m:sSub>
                      </m:e>
                    </m:nary>
                  </m:den>
                </m:f>
              </m:oMath>
            </m:oMathPara>
          </w:p>
        </w:tc>
        <w:tc>
          <w:tcPr>
            <w:tcW w:w="1656" w:type="dxa"/>
          </w:tcPr>
          <w:p w14:paraId="5548F205" w14:textId="77777777" w:rsidR="00235A70" w:rsidRDefault="00000000">
            <w:pPr>
              <w:spacing w:before="240" w:after="240" w:line="240" w:lineRule="auto"/>
              <w:rPr>
                <w:rFonts w:ascii="Times New Roman" w:hAnsi="Times New Roman" w:cs="Times New Roman"/>
                <w:lang w:val="en-US"/>
              </w:rPr>
            </w:pPr>
            <w:r>
              <w:rPr>
                <w:rFonts w:ascii="Times New Roman" w:hAnsi="Times New Roman" w:cs="Times New Roman"/>
                <w:lang w:val="en-US"/>
              </w:rPr>
              <w:t>(1)</w:t>
            </w:r>
          </w:p>
        </w:tc>
      </w:tr>
      <w:tr w:rsidR="00235A70" w14:paraId="6D8095BA" w14:textId="77777777">
        <w:tc>
          <w:tcPr>
            <w:tcW w:w="7920" w:type="dxa"/>
          </w:tcPr>
          <w:p w14:paraId="5288D808" w14:textId="77777777" w:rsidR="00235A70" w:rsidRDefault="00000000">
            <w:pPr>
              <w:spacing w:before="240" w:after="240" w:line="240" w:lineRule="auto"/>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c</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max</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lang w:val="en-US"/>
                      </w:rPr>
                      <m:t>intg</m:t>
                    </m:r>
                  </m:sub>
                </m:sSub>
              </m:oMath>
            </m:oMathPara>
          </w:p>
        </w:tc>
        <w:tc>
          <w:tcPr>
            <w:tcW w:w="1656" w:type="dxa"/>
          </w:tcPr>
          <w:p w14:paraId="224288A3" w14:textId="77777777" w:rsidR="00235A70" w:rsidRDefault="00000000">
            <w:pPr>
              <w:spacing w:before="240" w:after="240" w:line="240" w:lineRule="auto"/>
              <w:rPr>
                <w:rFonts w:ascii="Times New Roman" w:hAnsi="Times New Roman" w:cs="Times New Roman"/>
                <w:lang w:val="en-US"/>
              </w:rPr>
            </w:pPr>
            <w:r>
              <w:rPr>
                <w:rFonts w:ascii="Times New Roman" w:hAnsi="Times New Roman" w:cs="Times New Roman"/>
                <w:lang w:val="en-US"/>
              </w:rPr>
              <w:t>(2)</w:t>
            </w:r>
          </w:p>
        </w:tc>
      </w:tr>
    </w:tbl>
    <w:p w14:paraId="78FCE977" w14:textId="78457F49"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To ensure the index is comparable across basins of different sizes, we further define</w:t>
      </w:r>
      <w:r w:rsidR="00F31723">
        <w:rPr>
          <w:rFonts w:ascii="Times New Roman" w:hAnsi="Times New Roman" w:cs="Times New Roman" w:hint="eastAsia"/>
          <w:lang w:val="en-US"/>
        </w:rPr>
        <w:t xml:space="preserve"> </w:t>
      </w:r>
      <w:r w:rsidR="00F31723">
        <w:rPr>
          <w:rFonts w:ascii="Times New Roman" w:hAnsi="Times New Roman" w:cs="Times New Roman"/>
          <w:lang w:val="en-US"/>
        </w:rPr>
        <w:t>the RCI</w:t>
      </w:r>
      <w:r>
        <w:rPr>
          <w:rFonts w:ascii="Times New Roman" w:hAnsi="Times New Roman" w:cs="Times New Roman"/>
          <w:lang w:val="en-US"/>
        </w:rPr>
        <w:t xml:space="preserve"> (</w:t>
      </w:r>
      <w:r>
        <w:rPr>
          <w:rFonts w:ascii="Times New Roman Bold" w:hAnsi="Times New Roman Bold" w:cs="Times New Roman Bold"/>
          <w:b/>
          <w:bCs/>
          <w:lang w:val="en-US"/>
        </w:rPr>
        <w:t>Eq. 3</w:t>
      </w:r>
      <w:r>
        <w:rPr>
          <w:rFonts w:ascii="Times New Roman" w:hAnsi="Times New Roman" w:cs="Times New Roman"/>
          <w:lang w:val="en-US"/>
        </w:rPr>
        <w:t xml:space="preserve">), which normalizes </w:t>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c</m:t>
            </m:r>
          </m:sub>
        </m:sSub>
      </m:oMath>
      <w:r>
        <w:rPr>
          <w:rFonts w:ascii="Times New Roman" w:hAnsi="Times New Roman" w:cs="Times New Roman"/>
          <w:lang w:val="en-US"/>
        </w:rPr>
        <w:t xml:space="preserve"> by </w:t>
      </w:r>
      <m:oMath>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max</m:t>
            </m:r>
          </m:sub>
        </m:sSub>
      </m:oMath>
      <w:r>
        <w:rPr>
          <w:rFonts w:ascii="Times New Roman" w:hAnsi="Times New Roman" w:cs="Times New Roman"/>
          <w:lang w:val="en-US"/>
        </w:rPr>
        <w:t>, represent the relative distance of the centroid to the river outlet.</w:t>
      </w:r>
      <w:r>
        <w:rPr>
          <w:rFonts w:ascii="Times New Roman" w:hAnsi="Times New Roman" w:cs="Times New Roman" w:hint="eastAsia"/>
          <w:lang w:val="en-US"/>
        </w:rPr>
        <w:t xml:space="preserve"> </w:t>
      </w:r>
      <w:r>
        <w:rPr>
          <w:rFonts w:ascii="Times New Roman" w:hAnsi="Times New Roman" w:cs="Times New Roman"/>
          <w:lang w:val="en-US"/>
        </w:rPr>
        <w:t xml:space="preserve">By definition, </w:t>
      </w:r>
      <m:oMath>
        <m:r>
          <w:rPr>
            <w:rFonts w:ascii="Cambria Math" w:hAnsi="Cambria Math"/>
            <w:lang w:val="en-US"/>
          </w:rPr>
          <m:t>RCI</m:t>
        </m:r>
      </m:oMath>
      <w:r>
        <w:rPr>
          <w:rFonts w:ascii="Times New Roman" w:hAnsi="Times New Roman" w:cs="Times New Roman" w:hint="eastAsia"/>
          <w:lang w:val="en-US"/>
        </w:rPr>
        <w:t xml:space="preserve"> </w:t>
      </w:r>
      <w:r>
        <w:rPr>
          <w:rFonts w:ascii="Times New Roman" w:hAnsi="Times New Roman" w:cs="Times New Roman"/>
          <w:lang w:val="en-US"/>
        </w:rPr>
        <w:t xml:space="preserve">&lt;0.5 means the centroid is closer to outlet, while </w:t>
      </w:r>
      <m:oMath>
        <m:r>
          <w:rPr>
            <w:rFonts w:ascii="Cambria Math" w:hAnsi="Cambria Math"/>
            <w:lang w:val="en-US"/>
          </w:rPr>
          <m:t>RCI</m:t>
        </m:r>
        <m:r>
          <m:rPr>
            <m:sty m:val="p"/>
          </m:rPr>
          <w:rPr>
            <w:rFonts w:ascii="Times New Roman" w:hAnsi="Times New Roman" w:cs="Times New Roman"/>
            <w:lang w:val="en-US"/>
          </w:rPr>
          <m:t>&gt;</m:t>
        </m:r>
      </m:oMath>
      <w:r>
        <w:rPr>
          <w:rFonts w:ascii="Times New Roman" w:hAnsi="Times New Roman" w:cs="Times New Roman"/>
          <w:lang w:val="en-US"/>
        </w:rPr>
        <w:t xml:space="preserve">0.5 means closer to headwater. </w:t>
      </w:r>
      <w:moveToRangeStart w:id="36" w:author=" Peirong Lin" w:date="2026-03-06T15:45:00Z" w:name="move223704364"/>
      <m:oMath>
        <m:r>
          <w:rPr>
            <w:rFonts w:ascii="Cambria Math" w:hAnsi="Cambria Math"/>
            <w:lang w:val="en-US"/>
          </w:rPr>
          <m:t>RCI</m:t>
        </m:r>
      </m:oMath>
      <w:moveTo w:id="37" w:author=" Peirong Lin" w:date="2026-03-06T15:45:00Z" w16du:dateUtc="2026-03-06T07:45:00Z">
        <w:r w:rsidR="00AE0628">
          <w:rPr>
            <w:rFonts w:hAnsi="Cambria Math"/>
            <w:lang w:val="en-US"/>
          </w:rPr>
          <w:t xml:space="preserve"> </w:t>
        </w:r>
        <w:r w:rsidR="00AE0628">
          <w:rPr>
            <w:rFonts w:ascii="Times New Roman" w:hAnsi="Times New Roman" w:cs="Times New Roman"/>
            <w:lang w:val="en-US"/>
          </w:rPr>
          <w:t xml:space="preserve">normally ranges betwen 0 to 1, but like the center of mass for an irregularly shaped object, it can sometimes fall outside the boundaries of the river network itself. </w:t>
        </w:r>
      </w:moveTo>
      <w:moveToRangeEnd w:id="36"/>
      <w:del w:id="38" w:author=" Peirong Lin" w:date="2026-03-06T15:48:00Z" w16du:dateUtc="2026-03-06T07:48:00Z">
        <w:r w:rsidDel="000D7455">
          <w:rPr>
            <w:rFonts w:ascii="Times New Roman" w:hAnsi="Times New Roman" w:cs="Times New Roman"/>
            <w:lang w:val="en-US"/>
          </w:rPr>
          <w:delText>This relative distance</w:delText>
        </w:r>
      </w:del>
      <w:ins w:id="39" w:author=" Peirong Lin" w:date="2026-03-06T15:48:00Z" w16du:dateUtc="2026-03-06T07:48:00Z">
        <w:r w:rsidR="000D7455">
          <w:rPr>
            <w:rFonts w:ascii="Times New Roman" w:hAnsi="Times New Roman" w:cs="Times New Roman"/>
            <w:lang w:val="en-US"/>
          </w:rPr>
          <w:t>By design, the</w:t>
        </w:r>
      </w:ins>
      <w:r>
        <w:rPr>
          <w:rFonts w:ascii="Times New Roman" w:hAnsi="Times New Roman" w:cs="Times New Roman"/>
          <w:lang w:val="en-US"/>
        </w:rPr>
        <w:t xml:space="preserve"> RCI allows for compar</w:t>
      </w:r>
      <w:del w:id="40" w:author=" Peirong Lin" w:date="2026-03-06T15:48:00Z" w16du:dateUtc="2026-03-06T07:48:00Z">
        <w:r w:rsidDel="00231E87">
          <w:rPr>
            <w:rFonts w:ascii="Times New Roman" w:hAnsi="Times New Roman" w:cs="Times New Roman"/>
            <w:lang w:val="en-US"/>
          </w:rPr>
          <w:delText>ison of</w:delText>
        </w:r>
      </w:del>
      <w:ins w:id="41" w:author=" Peirong Lin" w:date="2026-03-06T15:48:00Z" w16du:dateUtc="2026-03-06T07:48:00Z">
        <w:r w:rsidR="00231E87">
          <w:rPr>
            <w:rFonts w:ascii="Times New Roman" w:hAnsi="Times New Roman" w:cs="Times New Roman"/>
            <w:lang w:val="en-US"/>
          </w:rPr>
          <w:t>ing</w:t>
        </w:r>
      </w:ins>
      <w:r>
        <w:rPr>
          <w:rFonts w:ascii="Times New Roman" w:hAnsi="Times New Roman" w:cs="Times New Roman"/>
          <w:lang w:val="en-US"/>
        </w:rPr>
        <w:t xml:space="preserve"> centroid locations across rivers of different sizes, and is considered </w:t>
      </w:r>
      <w:del w:id="42" w:author=" Peirong Lin" w:date="2026-03-06T15:48:00Z" w16du:dateUtc="2026-03-06T07:48:00Z">
        <w:r w:rsidDel="0051204F">
          <w:rPr>
            <w:rFonts w:ascii="Times New Roman" w:hAnsi="Times New Roman" w:cs="Times New Roman"/>
            <w:lang w:val="en-US"/>
          </w:rPr>
          <w:delText>to be</w:delText>
        </w:r>
      </w:del>
      <w:ins w:id="43" w:author=" Peirong Lin" w:date="2026-03-06T15:48:00Z" w16du:dateUtc="2026-03-06T07:48:00Z">
        <w:r w:rsidR="0051204F">
          <w:rPr>
            <w:rFonts w:ascii="Times New Roman" w:hAnsi="Times New Roman" w:cs="Times New Roman"/>
            <w:lang w:val="en-US"/>
          </w:rPr>
          <w:t>as</w:t>
        </w:r>
      </w:ins>
      <w:r>
        <w:rPr>
          <w:rFonts w:ascii="Times New Roman" w:hAnsi="Times New Roman" w:cs="Times New Roman"/>
          <w:lang w:val="en-US"/>
        </w:rPr>
        <w:t xml:space="preserve"> an effective tool for summarizing data, comparing systems, and identifying trends in both natural and human-managed environments.</w:t>
      </w:r>
      <w:moveFromRangeStart w:id="44" w:author=" Peirong Lin" w:date="2026-03-06T15:45:00Z" w:name="move223704364"/>
      <w:moveFrom w:id="45" w:author=" Peirong Lin" w:date="2026-03-06T15:45:00Z" w16du:dateUtc="2026-03-06T07:45:00Z">
        <w:r w:rsidDel="00AE0628">
          <w:rPr>
            <w:rFonts w:ascii="Times New Roman" w:hAnsi="Times New Roman" w:cs="Times New Roman" w:hint="eastAsia"/>
            <w:lang w:val="en-US"/>
          </w:rPr>
          <w:t xml:space="preserve"> </w:t>
        </w:r>
        <m:oMath>
          <m:r>
            <w:rPr>
              <w:rFonts w:ascii="Cambria Math" w:hAnsi="Cambria Math"/>
              <w:lang w:val="en-US"/>
            </w:rPr>
            <m:t>RCI</m:t>
          </m:r>
        </m:oMath>
        <w:moveFrom w:id="46" w:author=" Peirong Lin" w:date="2026-03-06T15:45:00Z" w16du:dateUtc="2026-03-06T07:45:00Z">
          <w:r w:rsidDel="00AE0628">
            <w:rPr>
              <w:rFonts w:hAnsi="Cambria Math"/>
              <w:lang w:val="en-US"/>
            </w:rPr>
            <w:t xml:space="preserve"> </w:t>
          </w:r>
          <w:r w:rsidDel="00AE0628">
            <w:rPr>
              <w:rFonts w:ascii="Times New Roman" w:hAnsi="Times New Roman" w:cs="Times New Roman"/>
              <w:lang w:val="en-US"/>
            </w:rPr>
            <w:t>normally ranges betwen 0 to 1, but like the center of mass for an irregularly shaped object, it can sometimes fall outside the boundaries of the river network itself.</w:t>
          </w:r>
        </w:moveFrom>
        <w:moveFromRangeEnd w:id="44"/>
        <w:r>
          <w:rPr>
            <w:rFonts w:ascii="Times New Roman" w:hAnsi="Times New Roman" w:cs="Times New Roman"/>
            <w:lang w:val="en-US"/>
          </w:rPr>
          <w:t xml:space="preserve"> </w:t>
        </w:r>
      </w:moveFrom>
    </w:p>
    <w:p w14:paraId="1CB052F0" w14:textId="77777777" w:rsidR="00235A70" w:rsidRDefault="00000000">
      <w:pPr>
        <w:spacing w:before="240" w:after="240" w:line="240" w:lineRule="auto"/>
        <w:ind w:left="2160" w:firstLine="720"/>
        <w:jc w:val="both"/>
        <w:rPr>
          <w:lang w:val="en-US"/>
        </w:rPr>
      </w:pPr>
      <m:oMath>
        <m:r>
          <w:rPr>
            <w:rFonts w:ascii="Cambria Math" w:hAnsi="Cambria Math"/>
            <w:lang w:val="en-US"/>
          </w:rPr>
          <m:t>RCI=</m:t>
        </m:r>
        <m:f>
          <m:fPr>
            <m:ctrlPr>
              <w:rPr>
                <w:rFonts w:ascii="Cambria Math" w:hAnsi="Cambria Math"/>
                <w:i/>
                <w:lang w:val="en-US"/>
              </w:rPr>
            </m:ctrlPr>
          </m:fPr>
          <m:num>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c</m:t>
                </m:r>
              </m:sub>
            </m:sSub>
          </m:num>
          <m:den>
            <m:sSub>
              <m:sSubPr>
                <m:ctrlPr>
                  <w:rPr>
                    <w:rFonts w:ascii="Cambria Math" w:hAnsi="Cambria Math" w:cs="Times New Roman"/>
                    <w:i/>
                    <w:lang w:val="en-US"/>
                  </w:rPr>
                </m:ctrlPr>
              </m:sSubPr>
              <m:e>
                <m:r>
                  <w:rPr>
                    <w:rFonts w:ascii="Cambria Math" w:hAnsi="Cambria Math" w:cs="Times New Roman"/>
                    <w:lang w:val="en-US"/>
                  </w:rPr>
                  <m:t>L</m:t>
                </m:r>
              </m:e>
              <m:sub>
                <m:r>
                  <w:rPr>
                    <w:rFonts w:ascii="Cambria Math" w:hAnsi="Cambria Math" w:cs="Times New Roman"/>
                    <w:lang w:val="en-US"/>
                  </w:rPr>
                  <m:t>max</m:t>
                </m:r>
              </m:sub>
            </m:sSub>
          </m:den>
        </m:f>
      </m:oMath>
      <w:r>
        <w:rPr>
          <w:lang w:val="en-US"/>
        </w:rPr>
        <w:t xml:space="preserve"> </w:t>
      </w:r>
      <w:r>
        <w:rPr>
          <w:lang w:val="en-US"/>
        </w:rPr>
        <w:tab/>
      </w:r>
      <w:r>
        <w:rPr>
          <w:lang w:val="en-US"/>
        </w:rPr>
        <w:tab/>
      </w:r>
      <w:r>
        <w:rPr>
          <w:lang w:val="en-US"/>
        </w:rPr>
        <w:tab/>
      </w:r>
      <w:r>
        <w:rPr>
          <w:lang w:val="en-US"/>
        </w:rPr>
        <w:tab/>
      </w:r>
      <w:r>
        <w:rPr>
          <w:rFonts w:ascii="Times New Roman" w:hAnsi="Times New Roman" w:cs="Times New Roman"/>
          <w:lang w:val="en-US"/>
        </w:rPr>
        <w:t>(3)</w:t>
      </w:r>
    </w:p>
    <w:p w14:paraId="4FBF2FCF" w14:textId="49252AC2"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To allow for comparisons across scales in the nested river network, we calculate multi-level centroids by following a three-step workflow (</w:t>
      </w:r>
      <w:r>
        <w:rPr>
          <w:rFonts w:ascii="Times New Roman" w:hAnsi="Times New Roman" w:cs="Times New Roman"/>
          <w:b/>
          <w:bCs/>
          <w:lang w:val="en-US"/>
        </w:rPr>
        <w:t>Fig. 1d</w:t>
      </w:r>
      <w:r>
        <w:rPr>
          <w:rFonts w:ascii="Times New Roman" w:hAnsi="Times New Roman" w:cs="Times New Roman"/>
          <w:lang w:val="en-US"/>
        </w:rPr>
        <w:t>). First, the Pfafstetter hierarchical coding system</w:t>
      </w:r>
      <w:r w:rsidRPr="00AE0628">
        <w:rPr>
          <w:rFonts w:ascii="Times New Roman" w:hAnsi="Times New Roman" w:cs="Times New Roman"/>
          <w:color w:val="00B0F0"/>
          <w:lang w:val="en-US"/>
          <w:rPrChange w:id="47" w:author=" Peirong Lin" w:date="2026-03-06T15:47:00Z" w16du:dateUtc="2026-03-06T07:47:00Z">
            <w:rPr>
              <w:rFonts w:ascii="Times New Roman" w:hAnsi="Times New Roman" w:cs="Times New Roman"/>
              <w:lang w:val="en-US"/>
            </w:rPr>
          </w:rPrChange>
        </w:rPr>
        <w:t xml:space="preserve"> </w:t>
      </w:r>
      <w:ins w:id="48" w:author=" Peirong Lin" w:date="2026-03-06T15:47:00Z" w16du:dateUtc="2026-03-06T07:47:00Z">
        <w:r w:rsidR="00AE0628" w:rsidRPr="00AE0628">
          <w:rPr>
            <w:rFonts w:ascii="Times New Roman" w:hAnsi="Times New Roman" w:cs="Times New Roman"/>
            <w:color w:val="00B0F0"/>
            <w:lang w:val="en-US"/>
            <w:rPrChange w:id="49" w:author=" Peirong Lin" w:date="2026-03-06T15:47:00Z" w16du:dateUtc="2026-03-06T07:47:00Z">
              <w:rPr>
                <w:rFonts w:ascii="Times New Roman" w:hAnsi="Times New Roman" w:cs="Times New Roman"/>
                <w:lang w:val="en-US"/>
              </w:rPr>
            </w:rPrChange>
          </w:rPr>
          <w:fldChar w:fldCharType="begin"/>
        </w:r>
        <w:r w:rsidR="00AE0628" w:rsidRPr="00AE0628">
          <w:rPr>
            <w:rFonts w:ascii="Times New Roman" w:hAnsi="Times New Roman" w:cs="Times New Roman"/>
            <w:color w:val="00B0F0"/>
            <w:lang w:val="en-US"/>
            <w:rPrChange w:id="50" w:author=" Peirong Lin" w:date="2026-03-06T15:47:00Z" w16du:dateUtc="2026-03-06T07:47:00Z">
              <w:rPr>
                <w:rFonts w:ascii="Times New Roman" w:hAnsi="Times New Roman" w:cs="Times New Roman"/>
                <w:lang w:val="en-US"/>
              </w:rPr>
            </w:rPrChange>
          </w:rPr>
          <w:instrText xml:space="preserve"> ADDIN ZOTERO_ITEM CSL_CITATION {"citationID":"8yMTQgnk","properties":{"formattedCitation":"(Pfafstetter, 1989)","plainCitation":"(Pfafstetter, 1989)","noteIndex":0},"citationItems":[{"id":692,"uris":["http://zotero.org/users/12053691/items/GJFHJ7TE"],"itemData":{"id":692,"type":"report","publisher":"Departamento Nacional de Obras de Saneamento (DNOS)","publisher-place":"Rio de Janeiro, Brazil","title":"Classification of Hydrographic Basins: Coding Methodology","author":[{"family":"Pfafstetter","given":"Otto"}],"issued":{"date-parts":[["1989"]]}}}],"schema":"https://github.com/citation-style-language/schema/raw/master/csl-citation.json"} </w:instrText>
        </w:r>
        <w:r w:rsidR="00AE0628" w:rsidRPr="00AE0628">
          <w:rPr>
            <w:rFonts w:ascii="Times New Roman" w:hAnsi="Times New Roman" w:cs="Times New Roman"/>
            <w:color w:val="00B0F0"/>
            <w:lang w:val="en-US"/>
            <w:rPrChange w:id="51" w:author=" Peirong Lin" w:date="2026-03-06T15:47:00Z" w16du:dateUtc="2026-03-06T07:47:00Z">
              <w:rPr>
                <w:rFonts w:ascii="Times New Roman" w:hAnsi="Times New Roman" w:cs="Times New Roman"/>
                <w:lang w:val="en-US"/>
              </w:rPr>
            </w:rPrChange>
          </w:rPr>
          <w:fldChar w:fldCharType="separate"/>
        </w:r>
        <w:r w:rsidR="00AE0628" w:rsidRPr="00AE0628">
          <w:rPr>
            <w:rFonts w:ascii="Times New Roman" w:hAnsi="Times New Roman" w:cs="Times New Roman"/>
            <w:noProof/>
            <w:color w:val="00B0F0"/>
            <w:lang w:val="en-US"/>
            <w:rPrChange w:id="52" w:author=" Peirong Lin" w:date="2026-03-06T15:47:00Z" w16du:dateUtc="2026-03-06T07:47:00Z">
              <w:rPr>
                <w:rFonts w:ascii="Times New Roman" w:hAnsi="Times New Roman" w:cs="Times New Roman"/>
                <w:noProof/>
                <w:lang w:val="en-US"/>
              </w:rPr>
            </w:rPrChange>
          </w:rPr>
          <w:t>(Pfafstetter, 1989)</w:t>
        </w:r>
        <w:r w:rsidR="00AE0628" w:rsidRPr="00AE0628">
          <w:rPr>
            <w:rFonts w:ascii="Times New Roman" w:hAnsi="Times New Roman" w:cs="Times New Roman"/>
            <w:color w:val="00B0F0"/>
            <w:lang w:val="en-US"/>
            <w:rPrChange w:id="53" w:author=" Peirong Lin" w:date="2026-03-06T15:47:00Z" w16du:dateUtc="2026-03-06T07:47:00Z">
              <w:rPr>
                <w:rFonts w:ascii="Times New Roman" w:hAnsi="Times New Roman" w:cs="Times New Roman"/>
                <w:lang w:val="en-US"/>
              </w:rPr>
            </w:rPrChange>
          </w:rPr>
          <w:fldChar w:fldCharType="end"/>
        </w:r>
        <w:r w:rsidR="00AE0628">
          <w:rPr>
            <w:rFonts w:ascii="Times New Roman" w:hAnsi="Times New Roman" w:cs="Times New Roman"/>
            <w:lang w:val="en-US"/>
          </w:rPr>
          <w:t xml:space="preserve"> </w:t>
        </w:r>
      </w:ins>
      <w:r>
        <w:rPr>
          <w:rFonts w:ascii="Times New Roman" w:hAnsi="Times New Roman" w:cs="Times New Roman"/>
          <w:lang w:val="en-US"/>
        </w:rPr>
        <w:t>is applied to partition each major basin into nested sub‑basins</w:t>
      </w:r>
      <w:del w:id="54" w:author=" Peirong Lin" w:date="2026-03-06T15:47:00Z" w16du:dateUtc="2026-03-06T07:47:00Z">
        <w:r w:rsidDel="004B0B9C">
          <w:rPr>
            <w:rFonts w:ascii="Times New Roman" w:hAnsi="Times New Roman" w:cs="Times New Roman"/>
            <w:lang w:val="en-US"/>
          </w:rPr>
          <w:delText xml:space="preserve"> across multiple scales</w:delText>
        </w:r>
        <w:r w:rsidR="00B130D2" w:rsidDel="00AE0628">
          <w:rPr>
            <w:rFonts w:ascii="Times New Roman" w:hAnsi="Times New Roman" w:cs="Times New Roman" w:hint="eastAsia"/>
            <w:lang w:val="en-US"/>
          </w:rPr>
          <w:delText xml:space="preserve"> </w:delText>
        </w:r>
        <w:r w:rsidR="00B130D2" w:rsidDel="00AE0628">
          <w:rPr>
            <w:rFonts w:ascii="Times New Roman" w:hAnsi="Times New Roman" w:cs="Times New Roman"/>
            <w:lang w:val="en-US"/>
          </w:rPr>
          <w:fldChar w:fldCharType="begin"/>
        </w:r>
        <w:r w:rsidR="00B130D2" w:rsidDel="00AE0628">
          <w:rPr>
            <w:rFonts w:ascii="Times New Roman" w:hAnsi="Times New Roman" w:cs="Times New Roman"/>
            <w:lang w:val="en-US"/>
          </w:rPr>
          <w:delInstrText xml:space="preserve"> ADDIN ZOTERO_ITEM CSL_CITATION {"citationID":"8yMTQgnk","properties":{"formattedCitation":"(Pfafstetter, 1989)","plainCitation":"(Pfafstetter, 1989)","noteIndex":0},"citationItems":[{"id":692,"uris":["http://zotero.org/users/12053691/items/GJFHJ7TE"],"itemData":{"id":692,"type":"report","publisher":"Departamento Nacional de Obras de Saneamento (DNOS)","publisher-place":"Rio de Janeiro, Brazil","title":"Classification of Hydrographic Basins: Coding Methodology","author":[{"family":"Pfafstetter","given":"Otto"}],"issued":{"date-parts":[["1989"]]}}}],"schema":"https://github.com/citation-style-language/schema/raw/master/csl-citation.json"} </w:delInstrText>
        </w:r>
        <w:r w:rsidR="00B130D2" w:rsidDel="00AE0628">
          <w:rPr>
            <w:rFonts w:ascii="Times New Roman" w:hAnsi="Times New Roman" w:cs="Times New Roman"/>
            <w:lang w:val="en-US"/>
          </w:rPr>
          <w:fldChar w:fldCharType="separate"/>
        </w:r>
        <w:r w:rsidR="00B130D2" w:rsidDel="00AE0628">
          <w:rPr>
            <w:rFonts w:ascii="Times New Roman" w:hAnsi="Times New Roman" w:cs="Times New Roman"/>
            <w:noProof/>
            <w:lang w:val="en-US"/>
          </w:rPr>
          <w:delText>(Pfafstetter, 1989)</w:delText>
        </w:r>
        <w:r w:rsidR="00B130D2" w:rsidDel="00AE0628">
          <w:rPr>
            <w:rFonts w:ascii="Times New Roman" w:hAnsi="Times New Roman" w:cs="Times New Roman"/>
            <w:lang w:val="en-US"/>
          </w:rPr>
          <w:fldChar w:fldCharType="end"/>
        </w:r>
      </w:del>
      <w:r>
        <w:rPr>
          <w:rFonts w:ascii="Times New Roman" w:hAnsi="Times New Roman" w:cs="Times New Roman"/>
          <w:lang w:val="en-US"/>
        </w:rPr>
        <w:t xml:space="preserve">. Second, the mainstream reach is delineated for each identified sub‑basin to disaggregate sub-basins. Finally, the runoff centroid position is computed using the same mass‑based algorithm shown in </w:t>
      </w:r>
      <w:r w:rsidRPr="00002D16">
        <w:rPr>
          <w:rFonts w:ascii="Times New Roman Bold" w:hAnsi="Times New Roman Bold" w:cs="Times New Roman Bold"/>
          <w:b/>
          <w:bCs/>
          <w:lang w:val="en-US"/>
        </w:rPr>
        <w:t>Fig. 1c</w:t>
      </w:r>
      <w:r>
        <w:rPr>
          <w:rFonts w:ascii="Times New Roman" w:hAnsi="Times New Roman" w:cs="Times New Roman"/>
          <w:lang w:val="en-US"/>
        </w:rPr>
        <w:t xml:space="preserve">. </w:t>
      </w:r>
      <w:r>
        <w:rPr>
          <w:rFonts w:ascii="Times New Roman" w:hAnsi="Times New Roman" w:cs="Times New Roman"/>
          <w:lang w:val="en-US"/>
        </w:rPr>
        <w:lastRenderedPageBreak/>
        <w:t>This tiered approach enables a consistent, comparable quantification of runoff centroids across different levels of the watershed hierarchy, from the entire basin down to its major sub‑basins.</w:t>
      </w:r>
    </w:p>
    <w:p w14:paraId="4F0A10C6" w14:textId="77777777" w:rsidR="00235A70" w:rsidRDefault="00000000">
      <w:pPr>
        <w:pStyle w:val="a3"/>
        <w:spacing w:before="240" w:after="240"/>
        <w:jc w:val="both"/>
        <w:rPr>
          <w:rFonts w:ascii="Times New Roman Bold" w:hAnsi="Times New Roman Bold" w:cs="Times New Roman Bold"/>
          <w:b/>
          <w:bCs/>
          <w:i w:val="0"/>
          <w:color w:val="auto"/>
          <w:sz w:val="22"/>
          <w:szCs w:val="22"/>
          <w:lang w:val="en-US"/>
        </w:rPr>
      </w:pPr>
      <w:r>
        <w:rPr>
          <w:lang w:val="en-US"/>
          <w14:ligatures w14:val="none"/>
        </w:rPr>
        <w:t xml:space="preserve"> </w:t>
      </w:r>
      <w:r>
        <w:rPr>
          <w:rFonts w:ascii="Times New Roman Bold" w:hAnsi="Times New Roman Bold" w:cs="Times New Roman Bold"/>
          <w:b/>
          <w:bCs/>
          <w:i w:val="0"/>
          <w:noProof/>
          <w:color w:val="auto"/>
          <w:sz w:val="22"/>
          <w:szCs w:val="22"/>
          <w:lang w:val="en-US"/>
        </w:rPr>
        <w:drawing>
          <wp:inline distT="0" distB="0" distL="0" distR="0" wp14:anchorId="5B32AA81" wp14:editId="41C3F75F">
            <wp:extent cx="5943600" cy="3556635"/>
            <wp:effectExtent l="0" t="0" r="0" b="0"/>
            <wp:docPr id="26130393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03937" name="Picture 1" descr="A diagram of a diagram&#10;&#10;Description automatically generated"/>
                    <pic:cNvPicPr>
                      <a:picLocks noChangeAspect="1"/>
                    </pic:cNvPicPr>
                  </pic:nvPicPr>
                  <pic:blipFill>
                    <a:blip r:embed="rId13"/>
                    <a:stretch>
                      <a:fillRect/>
                    </a:stretch>
                  </pic:blipFill>
                  <pic:spPr>
                    <a:xfrm>
                      <a:off x="0" y="0"/>
                      <a:ext cx="5943600" cy="3556635"/>
                    </a:xfrm>
                    <a:prstGeom prst="rect">
                      <a:avLst/>
                    </a:prstGeom>
                  </pic:spPr>
                </pic:pic>
              </a:graphicData>
            </a:graphic>
          </wp:inline>
        </w:drawing>
      </w:r>
      <w:r>
        <w:rPr>
          <w:rFonts w:ascii="Times New Roman Bold" w:hAnsi="Times New Roman Bold" w:cs="Times New Roman Bold"/>
          <w:b/>
          <w:bCs/>
          <w:i w:val="0"/>
          <w:color w:val="auto"/>
          <w:sz w:val="22"/>
          <w:szCs w:val="22"/>
          <w:lang w:val="en-US"/>
        </w:rPr>
        <w:t xml:space="preserve"> </w:t>
      </w:r>
    </w:p>
    <w:p w14:paraId="50324EE0" w14:textId="77777777" w:rsidR="00235A70" w:rsidRDefault="00000000">
      <w:pPr>
        <w:pStyle w:val="a3"/>
        <w:spacing w:before="240" w:after="240"/>
        <w:jc w:val="both"/>
        <w:rPr>
          <w:lang w:val="en-US"/>
        </w:rPr>
      </w:pPr>
      <w:r>
        <w:rPr>
          <w:rFonts w:ascii="Times New Roman Bold" w:hAnsi="Times New Roman Bold" w:cs="Times New Roman Bold"/>
          <w:b/>
          <w:bCs/>
          <w:i w:val="0"/>
          <w:color w:val="auto"/>
          <w:sz w:val="22"/>
          <w:szCs w:val="22"/>
          <w:lang w:val="en-US"/>
        </w:rPr>
        <w:t>Figure 1 Definition of relative centroid index (RCI) for river network-based hydrological centroid analysis.</w:t>
      </w:r>
      <w:r>
        <w:rPr>
          <w:rFonts w:ascii="Times New Roman Regular" w:hAnsi="Times New Roman Regular" w:cs="Times New Roman Regular"/>
          <w:i w:val="0"/>
          <w:color w:val="auto"/>
          <w:sz w:val="22"/>
          <w:szCs w:val="22"/>
          <w:lang w:val="en-US"/>
        </w:rPr>
        <w:t xml:space="preserve"> (a) shows the general definition of centroid for any object. (b) shows the traditional spatial centroid calculation of gridded data or polygon data on a 2-D geographical object. (c) shows the sliced sub-watersheds to </w:t>
      </w:r>
      <w:r>
        <w:rPr>
          <w:rFonts w:ascii="Times New Roman Regular" w:hAnsi="Times New Roman Regular" w:cs="Times New Roman Regular" w:hint="eastAsia"/>
          <w:i w:val="0"/>
          <w:color w:val="auto"/>
          <w:sz w:val="22"/>
          <w:szCs w:val="22"/>
          <w:lang w:val="en-US"/>
        </w:rPr>
        <w:t>repre</w:t>
      </w:r>
      <w:r>
        <w:rPr>
          <w:rFonts w:ascii="Times New Roman Regular" w:hAnsi="Times New Roman Regular" w:cs="Times New Roman Regular"/>
          <w:i w:val="0"/>
          <w:color w:val="auto"/>
          <w:sz w:val="22"/>
          <w:szCs w:val="22"/>
          <w:lang w:val="en-US"/>
        </w:rPr>
        <w:t>sent the differential elements. (d) shows the framework for hierarchical river network delineation and multi-level centroid extraction.</w:t>
      </w:r>
    </w:p>
    <w:p w14:paraId="3508C423" w14:textId="6D170456" w:rsidR="00235A70" w:rsidRDefault="00000000">
      <w:pPr>
        <w:spacing w:before="240" w:after="240" w:line="240" w:lineRule="auto"/>
        <w:ind w:firstLine="240"/>
        <w:jc w:val="both"/>
        <w:rPr>
          <w:rFonts w:ascii="Times New Roman" w:hAnsi="Times New Roman" w:cs="Times New Roman"/>
          <w:lang w:val="en-US"/>
        </w:rPr>
      </w:pPr>
      <w:bookmarkStart w:id="55" w:name="OLE_LINK50"/>
      <w:bookmarkStart w:id="56" w:name="OLE_LINK49"/>
      <w:r>
        <w:rPr>
          <w:rFonts w:ascii="Times New Roman" w:hAnsi="Times New Roman" w:cs="Times New Roman"/>
          <w:lang w:val="en-US"/>
        </w:rPr>
        <w:t xml:space="preserve">It is important to note that the RCI framework can be used to identify the mass balancing point </w:t>
      </w:r>
      <w:del w:id="57" w:author=" Peirong Lin" w:date="2026-03-06T15:51:00Z" w16du:dateUtc="2026-03-06T07:51:00Z">
        <w:r w:rsidDel="00613267">
          <w:rPr>
            <w:rFonts w:ascii="Times New Roman" w:hAnsi="Times New Roman" w:cs="Times New Roman"/>
            <w:lang w:val="en-US"/>
          </w:rPr>
          <w:delText xml:space="preserve">in a network-aware way, and is broadly applicable </w:delText>
        </w:r>
      </w:del>
      <w:r>
        <w:rPr>
          <w:rFonts w:ascii="Times New Roman" w:hAnsi="Times New Roman" w:cs="Times New Roman"/>
          <w:lang w:val="en-US"/>
        </w:rPr>
        <w:t xml:space="preserve">across hydrological variables and data types, including 2D </w:t>
      </w:r>
      <w:ins w:id="58" w:author=" Peirong Lin" w:date="2026-03-06T15:59:00Z" w16du:dateUtc="2026-03-06T07:59:00Z">
        <w:r w:rsidR="00B73CF5">
          <w:rPr>
            <w:rFonts w:ascii="Times New Roman" w:hAnsi="Times New Roman" w:cs="Times New Roman"/>
            <w:lang w:val="en-US"/>
          </w:rPr>
          <w:t xml:space="preserve">gridded </w:t>
        </w:r>
      </w:ins>
      <w:r>
        <w:rPr>
          <w:rFonts w:ascii="Times New Roman" w:hAnsi="Times New Roman" w:cs="Times New Roman"/>
          <w:lang w:val="en-US"/>
        </w:rPr>
        <w:t>hydrological varaiables as well as river network</w:t>
      </w:r>
      <w:ins w:id="59" w:author=" Peirong Lin" w:date="2026-03-06T20:39:00Z" w16du:dateUtc="2026-03-06T12:39:00Z">
        <w:r w:rsidR="00CF0023">
          <w:rPr>
            <w:rFonts w:ascii="Times New Roman" w:hAnsi="Times New Roman" w:cs="Times New Roman"/>
            <w:lang w:val="en-US"/>
          </w:rPr>
          <w:t>-based discharge</w:t>
        </w:r>
      </w:ins>
      <w:r>
        <w:rPr>
          <w:rFonts w:ascii="Times New Roman" w:hAnsi="Times New Roman" w:cs="Times New Roman"/>
          <w:lang w:val="en-US"/>
        </w:rPr>
        <w:t xml:space="preserve"> data (</w:t>
      </w:r>
      <w:r>
        <w:rPr>
          <w:rFonts w:ascii="Times New Roman" w:hAnsi="Times New Roman" w:cs="Times New Roman"/>
          <w:b/>
          <w:bCs/>
          <w:lang w:val="en-US"/>
        </w:rPr>
        <w:t>Fig. 2</w:t>
      </w:r>
      <w:r>
        <w:rPr>
          <w:rFonts w:ascii="Times New Roman" w:hAnsi="Times New Roman" w:cs="Times New Roman"/>
          <w:lang w:val="en-US"/>
        </w:rPr>
        <w:t xml:space="preserve">). </w:t>
      </w:r>
      <w:r>
        <w:rPr>
          <w:rFonts w:ascii="Times New Roman Regular" w:hAnsi="Times New Roman Regular" w:cs="Times New Roman Regular"/>
          <w:lang w:val="en-US"/>
        </w:rPr>
        <w:t>F</w:t>
      </w:r>
      <w:r>
        <w:rPr>
          <w:rFonts w:ascii="Times New Roman" w:hAnsi="Times New Roman" w:cs="Times New Roman"/>
          <w:lang w:val="en-US"/>
        </w:rPr>
        <w:t xml:space="preserve">or example, for precipitation, runoff, and snow that often come in the form of gridded data, the mean value of the variable for each subbasin slice is used to derive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oMath>
      <w:r>
        <w:rPr>
          <w:rFonts w:ascii="Times New Roman" w:hAnsi="Times New Roman" w:cs="Times New Roman"/>
          <w:lang w:val="en-US"/>
        </w:rPr>
        <w:t xml:space="preserve">; for lakes that </w:t>
      </w:r>
      <w:del w:id="60" w:author=" Peirong Lin" w:date="2026-03-06T20:39:00Z" w16du:dateUtc="2026-03-06T12:39:00Z">
        <w:r w:rsidDel="00251883">
          <w:rPr>
            <w:rFonts w:ascii="Times New Roman" w:hAnsi="Times New Roman" w:cs="Times New Roman"/>
            <w:lang w:val="en-US"/>
          </w:rPr>
          <w:delText xml:space="preserve">only </w:delText>
        </w:r>
      </w:del>
      <w:r>
        <w:rPr>
          <w:rFonts w:ascii="Times New Roman" w:hAnsi="Times New Roman" w:cs="Times New Roman"/>
          <w:lang w:val="en-US"/>
        </w:rPr>
        <w:t xml:space="preserve">come in the form of polygon data,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oMath>
      <w:r>
        <w:rPr>
          <w:rFonts w:ascii="Times New Roman" w:hAnsi="Times New Roman" w:cs="Times New Roman"/>
          <w:iCs/>
          <w:lang w:val="en-US"/>
        </w:rPr>
        <w:t xml:space="preserve"> will be decided by intersecting the data with </w:t>
      </w:r>
      <w:r>
        <w:rPr>
          <w:rFonts w:ascii="Times New Roman" w:hAnsi="Times New Roman" w:cs="Times New Roman"/>
          <w:lang w:val="en-US"/>
        </w:rPr>
        <w:t>the subbasin slice</w:t>
      </w:r>
      <w:r>
        <w:rPr>
          <w:rFonts w:ascii="Times New Roman" w:hAnsi="Times New Roman" w:cs="Times New Roman" w:hint="eastAsia"/>
          <w:lang w:val="en-US"/>
        </w:rPr>
        <w:t xml:space="preserve"> </w:t>
      </w:r>
      <w:r>
        <w:rPr>
          <w:rFonts w:ascii="Times New Roman" w:hAnsi="Times New Roman" w:cs="Times New Roman"/>
          <w:lang w:val="en-US"/>
        </w:rPr>
        <w:t>(</w:t>
      </w:r>
      <w:r>
        <w:rPr>
          <w:rFonts w:ascii="Times New Roman Bold" w:hAnsi="Times New Roman Bold" w:cs="Times New Roman Bold"/>
          <w:b/>
          <w:bCs/>
          <w:lang w:val="en-US"/>
        </w:rPr>
        <w:t>Fig. 2a</w:t>
      </w:r>
      <w:r>
        <w:rPr>
          <w:rFonts w:ascii="Times New Roman" w:hAnsi="Times New Roman" w:cs="Times New Roman"/>
          <w:lang w:val="en-US"/>
        </w:rPr>
        <w:t xml:space="preserve">). To derive </w:t>
      </w:r>
      <w:del w:id="61" w:author=" Peirong Lin" w:date="2026-03-06T15:51:00Z" w16du:dateUtc="2026-03-06T07:51:00Z">
        <w:r w:rsidDel="00B57E4D">
          <w:rPr>
            <w:rFonts w:ascii="Times New Roman" w:hAnsi="Times New Roman" w:cs="Times New Roman"/>
            <w:lang w:val="en-US"/>
          </w:rPr>
          <w:delText xml:space="preserve">streamflow </w:delText>
        </w:r>
      </w:del>
      <w:r>
        <w:rPr>
          <w:rFonts w:ascii="Times New Roman" w:hAnsi="Times New Roman" w:cs="Times New Roman"/>
          <w:lang w:val="en-US"/>
        </w:rPr>
        <w:t xml:space="preserve">centroids based on observed or simulated </w:t>
      </w:r>
      <w:del w:id="62" w:author=" Peirong Lin" w:date="2026-03-06T15:51:00Z" w16du:dateUtc="2026-03-06T07:51:00Z">
        <w:r w:rsidDel="00B57E4D">
          <w:rPr>
            <w:rFonts w:ascii="Times New Roman" w:hAnsi="Times New Roman" w:cs="Times New Roman"/>
            <w:lang w:val="en-US"/>
          </w:rPr>
          <w:delText xml:space="preserve">runoff </w:delText>
        </w:r>
      </w:del>
      <w:ins w:id="63" w:author=" Peirong Lin" w:date="2026-03-06T15:51:00Z" w16du:dateUtc="2026-03-06T07:51:00Z">
        <w:r w:rsidR="00B57E4D">
          <w:rPr>
            <w:rFonts w:ascii="Times New Roman" w:hAnsi="Times New Roman" w:cs="Times New Roman"/>
            <w:lang w:val="en-US"/>
          </w:rPr>
          <w:t xml:space="preserve">discharge data </w:t>
        </w:r>
      </w:ins>
      <w:r>
        <w:rPr>
          <w:rFonts w:ascii="Times New Roman" w:hAnsi="Times New Roman" w:cs="Times New Roman"/>
          <w:lang w:val="en-US"/>
        </w:rPr>
        <w:t xml:space="preserve">along river reaches, </w:t>
      </w:r>
      <w:r w:rsidR="006946EF" w:rsidRPr="006946EF">
        <w:rPr>
          <w:rFonts w:ascii="Times New Roman" w:hAnsi="Times New Roman" w:cs="Times New Roman"/>
          <w:lang w:val="en-US"/>
        </w:rPr>
        <w:t xml:space="preserve">the incremental </w:t>
      </w:r>
      <w:commentRangeStart w:id="64"/>
      <w:r w:rsidR="006946EF" w:rsidRPr="006946EF">
        <w:rPr>
          <w:rFonts w:ascii="Times New Roman" w:hAnsi="Times New Roman" w:cs="Times New Roman"/>
          <w:lang w:val="en-US"/>
        </w:rPr>
        <w:t xml:space="preserve">runoff </w:t>
      </w:r>
      <w:del w:id="65" w:author=" Peirong Lin" w:date="2026-03-06T15:54:00Z" w16du:dateUtc="2026-03-06T07:54:00Z">
        <w:r w:rsidR="006946EF" w:rsidRPr="006946EF" w:rsidDel="00F00B5A">
          <w:rPr>
            <w:rFonts w:ascii="Times New Roman" w:hAnsi="Times New Roman" w:cs="Times New Roman"/>
            <w:lang w:val="en-US"/>
          </w:rPr>
          <w:delText>mass</w:delText>
        </w:r>
        <w:r w:rsidR="006946EF" w:rsidDel="00F00B5A">
          <w:rPr>
            <w:rFonts w:ascii="Times New Roman" w:hAnsi="Times New Roman" w:cs="Times New Roman" w:hint="eastAsia"/>
            <w:lang w:val="en-US"/>
          </w:rPr>
          <w:delText xml:space="preserve"> </w:delText>
        </w:r>
      </w:del>
      <w:ins w:id="66" w:author=" Peirong Lin" w:date="2026-03-06T15:54:00Z" w16du:dateUtc="2026-03-06T07:54:00Z">
        <w:r w:rsidR="00F00B5A">
          <w:rPr>
            <w:rFonts w:ascii="Times New Roman" w:hAnsi="Times New Roman" w:cs="Times New Roman"/>
            <w:lang w:val="en-US"/>
          </w:rPr>
          <w:t>contribution</w:t>
        </w:r>
        <w:r w:rsidR="00F00B5A">
          <w:rPr>
            <w:rFonts w:ascii="Times New Roman" w:hAnsi="Times New Roman" w:cs="Times New Roman" w:hint="eastAsia"/>
            <w:lang w:val="en-US"/>
          </w:rPr>
          <w:t xml:space="preserve"> </w:t>
        </w:r>
      </w:ins>
      <w:r w:rsidR="006946EF">
        <w:rPr>
          <w:rFonts w:ascii="Times New Roman" w:hAnsi="Times New Roman" w:cs="Times New Roman" w:hint="eastAsia"/>
          <w:lang w:val="en-US"/>
        </w:rPr>
        <w:t>f</w:t>
      </w:r>
      <w:commentRangeEnd w:id="64"/>
      <w:r w:rsidR="009A2677" w:rsidRPr="006946EF">
        <w:rPr>
          <w:rStyle w:val="af7"/>
          <w:rFonts w:ascii="Times New Roman" w:hAnsi="Times New Roman" w:cs="Times New Roman"/>
          <w:sz w:val="24"/>
          <w:szCs w:val="24"/>
          <w:lang w:val="en-US"/>
        </w:rPr>
        <w:commentReference w:id="64"/>
      </w:r>
      <w:r w:rsidR="006946EF" w:rsidRPr="006946EF">
        <w:rPr>
          <w:rFonts w:ascii="Times New Roman" w:hAnsi="Times New Roman" w:cs="Times New Roman"/>
          <w:lang w:val="en-US"/>
        </w:rPr>
        <w:t>or the i</w:t>
      </w:r>
      <w:r w:rsidR="006946EF" w:rsidRPr="00BA6842">
        <w:rPr>
          <w:rFonts w:ascii="Times New Roman" w:hAnsi="Times New Roman" w:cs="Times New Roman"/>
          <w:vertAlign w:val="superscript"/>
          <w:lang w:val="en-US"/>
          <w:rPrChange w:id="67" w:author=" Peirong Lin" w:date="2026-03-06T15:52:00Z" w16du:dateUtc="2026-03-06T07:52:00Z">
            <w:rPr>
              <w:rFonts w:ascii="Times New Roman" w:hAnsi="Times New Roman" w:cs="Times New Roman"/>
              <w:lang w:val="en-US"/>
            </w:rPr>
          </w:rPrChange>
        </w:rPr>
        <w:t>th</w:t>
      </w:r>
      <w:r w:rsidR="006946EF" w:rsidRPr="006946EF">
        <w:rPr>
          <w:rFonts w:ascii="Times New Roman" w:hAnsi="Times New Roman" w:cs="Times New Roman"/>
          <w:lang w:val="en-US"/>
        </w:rPr>
        <w:t xml:space="preserve"> river reach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oMath>
      <w:r w:rsidR="006946EF" w:rsidRPr="006946EF">
        <w:rPr>
          <w:rFonts w:ascii="Times New Roman" w:hAnsi="Times New Roman" w:cs="Times New Roman"/>
          <w:lang w:val="en-US"/>
        </w:rPr>
        <w:t xml:space="preserve">) is defined as the difference between the </w:t>
      </w:r>
      <w:del w:id="68" w:author=" Peirong Lin" w:date="2026-03-06T20:40:00Z" w16du:dateUtc="2026-03-06T12:40:00Z">
        <w:r w:rsidR="006946EF" w:rsidRPr="006946EF" w:rsidDel="00251883">
          <w:rPr>
            <w:rFonts w:ascii="Times New Roman" w:hAnsi="Times New Roman" w:cs="Times New Roman"/>
            <w:lang w:val="en-US"/>
          </w:rPr>
          <w:delText>cumulative streamflow</w:delText>
        </w:r>
      </w:del>
      <w:ins w:id="69" w:author=" Peirong Lin" w:date="2026-03-06T20:40:00Z" w16du:dateUtc="2026-03-06T12:40:00Z">
        <w:r w:rsidR="00251883">
          <w:rPr>
            <w:rFonts w:ascii="Times New Roman" w:hAnsi="Times New Roman" w:cs="Times New Roman"/>
            <w:lang w:val="en-US"/>
          </w:rPr>
          <w:t>discharge</w:t>
        </w:r>
      </w:ins>
      <w:r w:rsidR="006946EF" w:rsidRPr="006946EF">
        <w:rPr>
          <w:rFonts w:ascii="Times New Roman" w:hAnsi="Times New Roman" w:cs="Times New Roman"/>
          <w:lang w:val="en-US"/>
        </w:rPr>
        <w:t xml:space="preserve"> at </w:t>
      </w:r>
      <w:del w:id="70" w:author=" Peirong Lin" w:date="2026-03-06T20:40:00Z" w16du:dateUtc="2026-03-06T12:40:00Z">
        <w:r w:rsidR="006946EF" w:rsidRPr="006946EF" w:rsidDel="00251883">
          <w:rPr>
            <w:rFonts w:ascii="Times New Roman" w:hAnsi="Times New Roman" w:cs="Times New Roman"/>
            <w:lang w:val="en-US"/>
          </w:rPr>
          <w:delText xml:space="preserve">its </w:delText>
        </w:r>
      </w:del>
      <w:ins w:id="71" w:author=" Peirong Lin" w:date="2026-03-06T20:40:00Z" w16du:dateUtc="2026-03-06T12:40:00Z">
        <w:r w:rsidR="00251883">
          <w:rPr>
            <w:rFonts w:ascii="Times New Roman" w:hAnsi="Times New Roman" w:cs="Times New Roman"/>
            <w:lang w:val="en-US"/>
          </w:rPr>
          <w:t>the</w:t>
        </w:r>
        <w:r w:rsidR="00251883" w:rsidRPr="006946EF">
          <w:rPr>
            <w:rFonts w:ascii="Times New Roman" w:hAnsi="Times New Roman" w:cs="Times New Roman"/>
            <w:lang w:val="en-US"/>
          </w:rPr>
          <w:t xml:space="preserve"> </w:t>
        </w:r>
      </w:ins>
      <w:r w:rsidR="006946EF" w:rsidRPr="006946EF">
        <w:rPr>
          <w:rFonts w:ascii="Times New Roman" w:hAnsi="Times New Roman" w:cs="Times New Roman"/>
          <w:lang w:val="en-US"/>
        </w:rPr>
        <w:t>downstream node and that at its upstream node (</w:t>
      </w:r>
      <m:oMath>
        <m:sSub>
          <m:sSubPr>
            <m:ctrlPr>
              <w:rPr>
                <w:rFonts w:ascii="Cambria Math" w:hAnsi="Cambria Math" w:cs="Times New Roman"/>
                <w:i/>
                <w:iCs/>
              </w:rPr>
            </m:ctrlPr>
          </m:sSubPr>
          <m:e>
            <m:r>
              <w:rPr>
                <w:rFonts w:ascii="Cambria Math" w:hAnsi="Cambria Math" w:cs="Times New Roman"/>
                <w:lang w:val="en-US"/>
              </w:rPr>
              <m:t>Q</m:t>
            </m:r>
          </m:e>
          <m:sub>
            <m:r>
              <w:rPr>
                <w:rFonts w:ascii="Cambria Math" w:hAnsi="Cambria Math" w:cs="Times New Roman"/>
              </w:rPr>
              <m:t>i</m:t>
            </m:r>
            <m:r>
              <w:rPr>
                <w:rFonts w:ascii="Cambria Math" w:hAnsi="Cambria Math" w:cs="Times New Roman"/>
                <w:lang w:val="en-US"/>
              </w:rPr>
              <m:t>+1</m:t>
            </m:r>
          </m:sub>
        </m:sSub>
      </m:oMath>
      <w:r w:rsidR="00842A45">
        <w:rPr>
          <w:rFonts w:hAnsi="Cambria Math" w:cs="Times New Roman"/>
          <w:lang w:val="en-US"/>
        </w:rPr>
        <w:t>-</w:t>
      </w:r>
      <m:oMath>
        <m:sSub>
          <m:sSubPr>
            <m:ctrlPr>
              <w:rPr>
                <w:rFonts w:ascii="Cambria Math" w:hAnsi="Cambria Math" w:cs="Times New Roman"/>
                <w:i/>
                <w:iCs/>
              </w:rPr>
            </m:ctrlPr>
          </m:sSubPr>
          <m:e>
            <m:r>
              <w:rPr>
                <w:rFonts w:ascii="Cambria Math" w:hAnsi="Cambria Math" w:cs="Times New Roman"/>
                <w:lang w:val="en-US"/>
              </w:rPr>
              <m:t>Q</m:t>
            </m:r>
          </m:e>
          <m:sub>
            <m:r>
              <w:rPr>
                <w:rFonts w:ascii="Cambria Math" w:hAnsi="Cambria Math" w:cs="Times New Roman"/>
              </w:rPr>
              <m:t>i</m:t>
            </m:r>
          </m:sub>
        </m:sSub>
      </m:oMath>
      <w:r w:rsidR="006946EF" w:rsidRPr="006946EF">
        <w:rPr>
          <w:rFonts w:ascii="Times New Roman" w:hAnsi="Times New Roman" w:cs="Times New Roman"/>
          <w:lang w:val="en-US"/>
        </w:rPr>
        <w:t>)</w:t>
      </w:r>
      <w:ins w:id="72" w:author=" Peirong Lin" w:date="2026-03-06T15:52:00Z" w16du:dateUtc="2026-03-06T07:52:00Z">
        <w:r w:rsidR="00BA6842">
          <w:rPr>
            <w:rFonts w:ascii="Times New Roman" w:hAnsi="Times New Roman" w:cs="Times New Roman"/>
            <w:lang w:val="en-US"/>
          </w:rPr>
          <w:t xml:space="preserve"> (</w:t>
        </w:r>
        <w:r w:rsidR="00BA6842">
          <w:rPr>
            <w:rFonts w:ascii="Times New Roman" w:hAnsi="Times New Roman" w:cs="Times New Roman"/>
            <w:b/>
            <w:bCs/>
            <w:lang w:val="en-US"/>
          </w:rPr>
          <w:t>Fig. 2b</w:t>
        </w:r>
        <w:r w:rsidR="00BA6842">
          <w:rPr>
            <w:rFonts w:ascii="Times New Roman" w:hAnsi="Times New Roman" w:cs="Times New Roman"/>
            <w:lang w:val="en-US"/>
          </w:rPr>
          <w:t>)</w:t>
        </w:r>
      </w:ins>
      <w:r w:rsidR="006946EF" w:rsidRPr="006946EF">
        <w:rPr>
          <w:rFonts w:ascii="Times New Roman" w:hAnsi="Times New Roman" w:cs="Times New Roman"/>
          <w:lang w:val="en-US"/>
        </w:rPr>
        <w:t xml:space="preserve">. </w:t>
      </w:r>
      <w:ins w:id="73" w:author=" Peirong Lin" w:date="2026-03-06T15:55:00Z" w16du:dateUtc="2026-03-06T07:55:00Z">
        <w:r w:rsidR="00F62BA4">
          <w:rPr>
            <w:rFonts w:ascii="Times New Roman" w:hAnsi="Times New Roman" w:cs="Times New Roman"/>
            <w:lang w:val="en-US"/>
          </w:rPr>
          <w:t>Although runoff mass is a state variable and Q is a flux, </w:t>
        </w:r>
      </w:ins>
      <w:ins w:id="74" w:author=" Peirong Lin" w:date="2026-03-06T20:44:00Z" w16du:dateUtc="2026-03-06T12:44:00Z">
        <w:r w:rsidR="00324ABA">
          <w:rPr>
            <w:rFonts w:ascii="Times New Roman" w:hAnsi="Times New Roman" w:cs="Times New Roman"/>
            <w:lang w:val="en-US"/>
          </w:rPr>
          <w:t>the runoff centroid can be calculated from Q (as flux)</w:t>
        </w:r>
      </w:ins>
      <w:ins w:id="75" w:author=" Peirong Lin" w:date="2026-03-06T15:55:00Z" w16du:dateUtc="2026-03-06T07:55:00Z">
        <w:r w:rsidR="00F62BA4">
          <w:rPr>
            <w:rFonts w:ascii="Times New Roman" w:hAnsi="Times New Roman" w:cs="Times New Roman"/>
            <w:lang w:val="en-US"/>
          </w:rPr>
          <w:t xml:space="preserve"> because </w:t>
        </w:r>
      </w:ins>
      <w:ins w:id="76" w:author=" Peirong Lin" w:date="2026-03-06T20:44:00Z" w16du:dateUtc="2026-03-06T12:44:00Z">
        <w:r w:rsidR="00324ABA">
          <w:rPr>
            <w:rFonts w:ascii="Times New Roman" w:hAnsi="Times New Roman" w:cs="Times New Roman"/>
            <w:lang w:val="en-US"/>
          </w:rPr>
          <w:t>Q</w:t>
        </w:r>
      </w:ins>
      <w:ins w:id="77" w:author=" Peirong Lin" w:date="2026-03-06T15:55:00Z" w16du:dateUtc="2026-03-06T07:55:00Z">
        <w:r w:rsidR="00F62BA4">
          <w:rPr>
            <w:rFonts w:ascii="Times New Roman" w:hAnsi="Times New Roman" w:cs="Times New Roman"/>
            <w:lang w:val="en-US"/>
          </w:rPr>
          <w:t xml:space="preserve"> is linearly proportional to mass</w:t>
        </w:r>
      </w:ins>
      <w:ins w:id="78" w:author=" Peirong Lin" w:date="2026-03-06T20:40:00Z" w16du:dateUtc="2026-03-06T12:40:00Z">
        <w:r w:rsidR="000F2F27">
          <w:rPr>
            <w:rFonts w:ascii="Times New Roman" w:hAnsi="Times New Roman" w:cs="Times New Roman"/>
            <w:lang w:val="en-US"/>
          </w:rPr>
          <w:t xml:space="preserve"> over a fixed Δt</w:t>
        </w:r>
      </w:ins>
      <w:ins w:id="79" w:author=" Peirong Lin" w:date="2026-03-06T15:55:00Z" w16du:dateUtc="2026-03-06T07:55:00Z">
        <w:r w:rsidR="00F62BA4">
          <w:rPr>
            <w:rFonts w:ascii="Times New Roman" w:hAnsi="Times New Roman" w:cs="Times New Roman"/>
            <w:lang w:val="en-US"/>
          </w:rPr>
          <w:t xml:space="preserve">. </w:t>
        </w:r>
      </w:ins>
      <w:del w:id="80" w:author=" Peirong Lin" w:date="2026-03-06T16:02:00Z" w16du:dateUtc="2026-03-06T08:02:00Z">
        <w:r w:rsidR="006946EF" w:rsidRPr="006946EF" w:rsidDel="008C4E4D">
          <w:rPr>
            <w:rFonts w:ascii="Times New Roman" w:hAnsi="Times New Roman" w:cs="Times New Roman"/>
            <w:lang w:val="en-US"/>
          </w:rPr>
          <w:delText xml:space="preserve">This transformation recovers the discrete </w:delText>
        </w:r>
      </w:del>
      <w:del w:id="81" w:author=" Peirong Lin" w:date="2026-03-06T15:52:00Z" w16du:dateUtc="2026-03-06T07:52:00Z">
        <w:r w:rsidR="006946EF" w:rsidRPr="006946EF" w:rsidDel="001D2CF3">
          <w:rPr>
            <w:rFonts w:ascii="Times New Roman" w:hAnsi="Times New Roman" w:cs="Times New Roman"/>
            <w:lang w:val="en-US"/>
          </w:rPr>
          <w:delText xml:space="preserve">mass </w:delText>
        </w:r>
      </w:del>
      <w:del w:id="82" w:author=" Peirong Lin" w:date="2026-03-06T16:02:00Z" w16du:dateUtc="2026-03-06T08:02:00Z">
        <w:r w:rsidR="006946EF" w:rsidRPr="006946EF" w:rsidDel="008C4E4D">
          <w:rPr>
            <w:rFonts w:ascii="Times New Roman" w:hAnsi="Times New Roman" w:cs="Times New Roman"/>
            <w:lang w:val="en-US"/>
          </w:rPr>
          <w:delText>contribution generated within the reach</w:delText>
        </w:r>
      </w:del>
      <w:del w:id="83" w:author=" Peirong Lin" w:date="2026-03-06T15:52:00Z" w16du:dateUtc="2026-03-06T07:52:00Z">
        <w:r w:rsidR="006946EF" w:rsidRPr="006946EF" w:rsidDel="00BA6842">
          <w:rPr>
            <w:rFonts w:ascii="Times New Roman" w:hAnsi="Times New Roman" w:cs="Times New Roman"/>
            <w:lang w:val="en-US"/>
          </w:rPr>
          <w:delText xml:space="preserve">, avoiding </w:delText>
        </w:r>
        <w:r w:rsidR="00842A45" w:rsidRPr="00842A45" w:rsidDel="00BA6842">
          <w:rPr>
            <w:rFonts w:ascii="Times New Roman" w:hAnsi="Times New Roman" w:cs="Times New Roman"/>
            <w:lang w:val="en-US"/>
          </w:rPr>
          <w:delText>double-counting along the network</w:delText>
        </w:r>
        <w:r w:rsidDel="00BA6842">
          <w:rPr>
            <w:rFonts w:ascii="Times New Roman" w:hAnsi="Times New Roman" w:cs="Times New Roman"/>
            <w:lang w:val="en-US"/>
          </w:rPr>
          <w:delText xml:space="preserve"> (</w:delText>
        </w:r>
        <w:r w:rsidDel="00BA6842">
          <w:rPr>
            <w:rFonts w:ascii="Times New Roman" w:hAnsi="Times New Roman" w:cs="Times New Roman"/>
            <w:b/>
            <w:bCs/>
            <w:lang w:val="en-US"/>
          </w:rPr>
          <w:delText>Fig. 2b</w:delText>
        </w:r>
        <w:r w:rsidDel="00BA6842">
          <w:rPr>
            <w:rFonts w:ascii="Times New Roman" w:hAnsi="Times New Roman" w:cs="Times New Roman"/>
            <w:lang w:val="en-US"/>
          </w:rPr>
          <w:delText>)</w:delText>
        </w:r>
      </w:del>
      <w:del w:id="84" w:author=" Peirong Lin" w:date="2026-03-06T16:00:00Z" w16du:dateUtc="2026-03-06T08:00:00Z">
        <w:r w:rsidDel="008C4E4D">
          <w:rPr>
            <w:rFonts w:ascii="Times New Roman" w:hAnsi="Times New Roman" w:cs="Times New Roman"/>
            <w:lang w:val="en-US"/>
          </w:rPr>
          <w:delText xml:space="preserve">. </w:delText>
        </w:r>
      </w:del>
      <w:del w:id="85" w:author=" Peirong Lin" w:date="2026-03-06T15:55:00Z" w16du:dateUtc="2026-03-06T07:55:00Z">
        <w:r w:rsidDel="00F62BA4">
          <w:rPr>
            <w:rFonts w:ascii="Times New Roman" w:hAnsi="Times New Roman" w:cs="Times New Roman"/>
            <w:lang w:val="en-US"/>
          </w:rPr>
          <w:delText xml:space="preserve">Although </w:delText>
        </w:r>
      </w:del>
      <w:del w:id="86" w:author=" Peirong Lin" w:date="2026-03-06T15:54:00Z" w16du:dateUtc="2026-03-06T07:54:00Z">
        <w:r w:rsidDel="00A55720">
          <w:rPr>
            <w:rFonts w:ascii="Times New Roman" w:hAnsi="Times New Roman" w:cs="Times New Roman"/>
            <w:lang w:val="en-US"/>
          </w:rPr>
          <w:delText xml:space="preserve">water </w:delText>
        </w:r>
      </w:del>
      <w:del w:id="87" w:author=" Peirong Lin" w:date="2026-03-06T15:55:00Z" w16du:dateUtc="2026-03-06T07:55:00Z">
        <w:r w:rsidDel="00F62BA4">
          <w:rPr>
            <w:rFonts w:ascii="Times New Roman" w:hAnsi="Times New Roman" w:cs="Times New Roman"/>
            <w:lang w:val="en-US"/>
          </w:rPr>
          <w:delText xml:space="preserve">mass </w:delText>
        </w:r>
        <w:r w:rsidDel="00A55720">
          <w:rPr>
            <w:rFonts w:ascii="Times New Roman" w:hAnsi="Times New Roman" w:cs="Times New Roman"/>
            <w:lang w:val="en-US"/>
          </w:rPr>
          <w:delText xml:space="preserve">or volume </w:delText>
        </w:r>
        <w:r w:rsidDel="00F62BA4">
          <w:rPr>
            <w:rFonts w:ascii="Times New Roman" w:hAnsi="Times New Roman" w:cs="Times New Roman"/>
            <w:lang w:val="en-US"/>
          </w:rPr>
          <w:delText xml:space="preserve">is a state variable and Q is a flux, Q can be directly used here because over a fixed Δt, it is linearly proportional to </w:delText>
        </w:r>
        <w:r w:rsidDel="00A55720">
          <w:rPr>
            <w:rFonts w:ascii="Times New Roman" w:hAnsi="Times New Roman" w:cs="Times New Roman"/>
            <w:lang w:val="en-US"/>
          </w:rPr>
          <w:delText>volume</w:delText>
        </w:r>
        <w:r w:rsidDel="00F62BA4">
          <w:rPr>
            <w:rFonts w:ascii="Times New Roman" w:hAnsi="Times New Roman" w:cs="Times New Roman"/>
            <w:lang w:val="en-US"/>
          </w:rPr>
          <w:delText>. Thus, the </w:delText>
        </w:r>
      </w:del>
      <w:del w:id="88" w:author=" Peirong Lin" w:date="2026-03-06T15:53:00Z" w16du:dateUtc="2026-03-06T07:53:00Z">
        <w:r w:rsidDel="004A0CBD">
          <w:rPr>
            <w:rFonts w:ascii="Times New Roman" w:hAnsi="Times New Roman" w:cs="Times New Roman"/>
            <w:lang w:val="en-US"/>
          </w:rPr>
          <w:delText>streamflow</w:delText>
        </w:r>
      </w:del>
      <w:del w:id="89" w:author=" Peirong Lin" w:date="2026-03-06T15:55:00Z" w16du:dateUtc="2026-03-06T07:55:00Z">
        <w:r w:rsidDel="00F62BA4">
          <w:rPr>
            <w:rFonts w:ascii="Times New Roman" w:hAnsi="Times New Roman" w:cs="Times New Roman"/>
            <w:lang w:val="en-US"/>
          </w:rPr>
          <w:delText xml:space="preserve"> centroid calculated from Q (as flux) can be physically interpreted as the center of mass of the </w:delText>
        </w:r>
        <w:r w:rsidDel="00C83239">
          <w:rPr>
            <w:rFonts w:ascii="Times New Roman" w:hAnsi="Times New Roman" w:cs="Times New Roman"/>
            <w:lang w:val="en-US"/>
          </w:rPr>
          <w:delText>water volume</w:delText>
        </w:r>
        <w:r w:rsidDel="00F62BA4">
          <w:rPr>
            <w:rFonts w:ascii="Times New Roman" w:hAnsi="Times New Roman" w:cs="Times New Roman"/>
            <w:lang w:val="en-US"/>
          </w:rPr>
          <w:delText> </w:delText>
        </w:r>
        <w:r w:rsidDel="00C25175">
          <w:rPr>
            <w:rFonts w:ascii="Times New Roman" w:hAnsi="Times New Roman" w:cs="Times New Roman"/>
            <w:lang w:val="en-US"/>
          </w:rPr>
          <w:delText xml:space="preserve">released </w:delText>
        </w:r>
        <w:r w:rsidDel="00F62BA4">
          <w:rPr>
            <w:rFonts w:ascii="Times New Roman" w:hAnsi="Times New Roman" w:cs="Times New Roman"/>
            <w:lang w:val="en-US"/>
          </w:rPr>
          <w:delText xml:space="preserve">along the river network during that period. </w:delText>
        </w:r>
      </w:del>
      <w:del w:id="90" w:author=" Peirong Lin" w:date="2026-03-06T16:00:00Z" w16du:dateUtc="2026-03-06T08:00:00Z">
        <w:r w:rsidDel="008C4E4D">
          <w:rPr>
            <w:rFonts w:ascii="Times New Roman" w:hAnsi="Times New Roman" w:cs="Times New Roman"/>
            <w:lang w:val="en-US"/>
          </w:rPr>
          <w:delText xml:space="preserve">Thus, the runoff centroid calculated from Q (as flux) can be interpreted as the </w:delText>
        </w:r>
      </w:del>
      <w:del w:id="91" w:author=" Peirong Lin" w:date="2026-03-06T16:02:00Z" w16du:dateUtc="2026-03-06T08:02:00Z">
        <w:r w:rsidDel="008C4E4D">
          <w:rPr>
            <w:rFonts w:ascii="Times New Roman" w:hAnsi="Times New Roman" w:cs="Times New Roman"/>
            <w:lang w:val="en-US"/>
          </w:rPr>
          <w:delText xml:space="preserve">mass concentration location or the balancing point </w:delText>
        </w:r>
      </w:del>
      <w:del w:id="92" w:author=" Peirong Lin" w:date="2026-03-06T16:01:00Z" w16du:dateUtc="2026-03-06T08:01:00Z">
        <w:r w:rsidDel="008C4E4D">
          <w:rPr>
            <w:rFonts w:ascii="Times New Roman" w:hAnsi="Times New Roman" w:cs="Times New Roman"/>
            <w:lang w:val="en-US"/>
          </w:rPr>
          <w:delText>for river water (as</w:delText>
        </w:r>
        <w:r w:rsidDel="008C4E4D">
          <w:rPr>
            <w:rFonts w:ascii="Times New Roman Regular" w:hAnsi="Times New Roman Regular" w:cs="Times New Roman Regular"/>
            <w:lang w:val="en-US"/>
          </w:rPr>
          <w:delText xml:space="preserve"> mass or volume) </w:delText>
        </w:r>
      </w:del>
      <w:del w:id="93" w:author=" Peirong Lin" w:date="2026-03-06T16:02:00Z" w16du:dateUtc="2026-03-06T08:02:00Z">
        <w:r w:rsidDel="008C4E4D">
          <w:rPr>
            <w:rFonts w:ascii="Times New Roman Regular" w:hAnsi="Times New Roman Regular" w:cs="Times New Roman Regular"/>
            <w:lang w:val="en-US"/>
          </w:rPr>
          <w:delText>alongside the network.</w:delText>
        </w:r>
      </w:del>
      <w:ins w:id="94" w:author=" Peirong Lin" w:date="2026-03-06T16:01:00Z" w16du:dateUtc="2026-03-06T08:01:00Z">
        <w:r w:rsidR="008C4E4D">
          <w:rPr>
            <w:rFonts w:ascii="Times New Roman Regular" w:hAnsi="Times New Roman Regular" w:cs="Times New Roman Regular"/>
            <w:lang w:val="en-US"/>
          </w:rPr>
          <w:t>Note that the RCI calculated from river network</w:t>
        </w:r>
      </w:ins>
      <w:ins w:id="95" w:author=" Peirong Lin" w:date="2026-03-06T20:44:00Z" w16du:dateUtc="2026-03-06T12:44:00Z">
        <w:r w:rsidR="006403F1">
          <w:rPr>
            <w:rFonts w:ascii="Times New Roman Regular" w:hAnsi="Times New Roman Regular" w:cs="Times New Roman Regular"/>
            <w:lang w:val="en-US"/>
          </w:rPr>
          <w:t>-based</w:t>
        </w:r>
      </w:ins>
      <w:ins w:id="96" w:author=" Peirong Lin" w:date="2026-03-06T16:01:00Z" w16du:dateUtc="2026-03-06T08:01:00Z">
        <w:r w:rsidR="008C4E4D">
          <w:rPr>
            <w:rFonts w:ascii="Times New Roman Regular" w:hAnsi="Times New Roman Regular" w:cs="Times New Roman Regular"/>
            <w:lang w:val="en-US"/>
          </w:rPr>
          <w:t xml:space="preserve"> discharge data</w:t>
        </w:r>
      </w:ins>
      <w:ins w:id="97" w:author=" Peirong Lin" w:date="2026-03-06T20:44:00Z" w16du:dateUtc="2026-03-06T12:44:00Z">
        <w:r w:rsidR="006403F1">
          <w:rPr>
            <w:rFonts w:ascii="Times New Roman Regular" w:hAnsi="Times New Roman Regular" w:cs="Times New Roman Regular"/>
            <w:lang w:val="en-US"/>
          </w:rPr>
          <w:t xml:space="preserve"> (</w:t>
        </w:r>
      </w:ins>
      <w:ins w:id="98" w:author=" Peirong Lin" w:date="2026-03-06T16:01:00Z" w16du:dateUtc="2026-03-06T08:01:00Z">
        <w:r w:rsidR="008C4E4D" w:rsidRPr="006403F1">
          <w:rPr>
            <w:rFonts w:ascii="Times New Roman Regular" w:hAnsi="Times New Roman Regular" w:cs="Times New Roman Regular"/>
            <w:b/>
            <w:bCs/>
            <w:lang w:val="en-US"/>
            <w:rPrChange w:id="99" w:author=" Peirong Lin" w:date="2026-03-06T20:44:00Z" w16du:dateUtc="2026-03-06T12:44:00Z">
              <w:rPr>
                <w:rFonts w:ascii="Times New Roman Regular" w:hAnsi="Times New Roman Regular" w:cs="Times New Roman Regular"/>
                <w:lang w:val="en-US"/>
              </w:rPr>
            </w:rPrChange>
          </w:rPr>
          <w:t>Fig. 2b</w:t>
        </w:r>
        <w:r w:rsidR="008C4E4D">
          <w:rPr>
            <w:rFonts w:ascii="Times New Roman Regular" w:hAnsi="Times New Roman Regular" w:cs="Times New Roman Regular"/>
            <w:lang w:val="en-US"/>
          </w:rPr>
          <w:t xml:space="preserve">) should not be interpreted as the river </w:t>
        </w:r>
      </w:ins>
      <w:ins w:id="100" w:author=" Peirong Lin" w:date="2026-03-06T20:44:00Z" w16du:dateUtc="2026-03-06T12:44:00Z">
        <w:r w:rsidR="00144E21">
          <w:rPr>
            <w:rFonts w:ascii="Times New Roman Regular" w:hAnsi="Times New Roman Regular" w:cs="Times New Roman Regular"/>
            <w:lang w:val="en-US"/>
          </w:rPr>
          <w:t xml:space="preserve">storage </w:t>
        </w:r>
      </w:ins>
      <w:ins w:id="101" w:author=" Peirong Lin" w:date="2026-03-06T16:01:00Z" w16du:dateUtc="2026-03-06T08:01:00Z">
        <w:r w:rsidR="008C4E4D">
          <w:rPr>
            <w:rFonts w:ascii="Times New Roman Regular" w:hAnsi="Times New Roman Regular" w:cs="Times New Roman Regular"/>
            <w:lang w:val="en-US"/>
          </w:rPr>
          <w:t>balancing poi</w:t>
        </w:r>
      </w:ins>
      <w:ins w:id="102" w:author=" Peirong Lin" w:date="2026-03-06T16:02:00Z" w16du:dateUtc="2026-03-06T08:02:00Z">
        <w:r w:rsidR="008C4E4D">
          <w:rPr>
            <w:rFonts w:ascii="Times New Roman Regular" w:hAnsi="Times New Roman Regular" w:cs="Times New Roman Regular"/>
            <w:lang w:val="en-US"/>
          </w:rPr>
          <w:t>nts, but instead the</w:t>
        </w:r>
      </w:ins>
      <w:r>
        <w:rPr>
          <w:rFonts w:ascii="Times New Roman Regular" w:hAnsi="Times New Roman Regular" w:cs="Times New Roman Regular"/>
          <w:lang w:val="en-US"/>
        </w:rPr>
        <w:t xml:space="preserve"> </w:t>
      </w:r>
      <w:ins w:id="103" w:author=" Peirong Lin" w:date="2026-03-06T16:02:00Z" w16du:dateUtc="2026-03-06T08:02:00Z">
        <w:r w:rsidR="008C4E4D" w:rsidRPr="006946EF">
          <w:rPr>
            <w:rFonts w:ascii="Times New Roman" w:hAnsi="Times New Roman" w:cs="Times New Roman"/>
            <w:lang w:val="en-US"/>
          </w:rPr>
          <w:t xml:space="preserve">transformation recovers the discrete </w:t>
        </w:r>
        <w:r w:rsidR="008C4E4D">
          <w:rPr>
            <w:rFonts w:ascii="Times New Roman" w:hAnsi="Times New Roman" w:cs="Times New Roman"/>
            <w:lang w:val="en-US"/>
          </w:rPr>
          <w:t>runoff</w:t>
        </w:r>
        <w:r w:rsidR="008C4E4D" w:rsidRPr="006946EF">
          <w:rPr>
            <w:rFonts w:ascii="Times New Roman" w:hAnsi="Times New Roman" w:cs="Times New Roman"/>
            <w:lang w:val="en-US"/>
          </w:rPr>
          <w:t xml:space="preserve"> contribution </w:t>
        </w:r>
      </w:ins>
      <w:ins w:id="104" w:author=" Peirong Lin" w:date="2026-03-06T20:45:00Z" w16du:dateUtc="2026-03-06T12:45:00Z">
        <w:r w:rsidR="00BB083F">
          <w:rPr>
            <w:rFonts w:ascii="Times New Roman" w:hAnsi="Times New Roman" w:cs="Times New Roman"/>
            <w:lang w:val="en-US"/>
          </w:rPr>
          <w:t>for a particular</w:t>
        </w:r>
      </w:ins>
      <w:ins w:id="105" w:author=" Peirong Lin" w:date="2026-03-06T16:02:00Z" w16du:dateUtc="2026-03-06T08:02:00Z">
        <w:r w:rsidR="008C4E4D" w:rsidRPr="006946EF">
          <w:rPr>
            <w:rFonts w:ascii="Times New Roman" w:hAnsi="Times New Roman" w:cs="Times New Roman"/>
            <w:lang w:val="en-US"/>
          </w:rPr>
          <w:t xml:space="preserve"> reach</w:t>
        </w:r>
        <w:r w:rsidR="008C4E4D">
          <w:rPr>
            <w:rFonts w:ascii="Times New Roman" w:hAnsi="Times New Roman" w:cs="Times New Roman"/>
            <w:lang w:val="en-US"/>
          </w:rPr>
          <w:t xml:space="preserve">, effectively summarizing the runoff mass concentration location or the balancing point </w:t>
        </w:r>
        <w:r w:rsidR="008C4E4D">
          <w:rPr>
            <w:rFonts w:ascii="Times New Roman Regular" w:hAnsi="Times New Roman Regular" w:cs="Times New Roman Regular"/>
            <w:lang w:val="en-US"/>
          </w:rPr>
          <w:t>alongside the network</w:t>
        </w:r>
      </w:ins>
      <w:ins w:id="106" w:author=" Peirong Lin" w:date="2026-03-06T20:45:00Z" w16du:dateUtc="2026-03-06T12:45:00Z">
        <w:r w:rsidR="009C1B8F">
          <w:rPr>
            <w:rFonts w:ascii="Times New Roman Regular" w:hAnsi="Times New Roman Regular" w:cs="Times New Roman Regular"/>
            <w:lang w:val="en-US"/>
          </w:rPr>
          <w:t>s</w:t>
        </w:r>
      </w:ins>
      <w:ins w:id="107" w:author=" Peirong Lin" w:date="2026-03-06T16:02:00Z" w16du:dateUtc="2026-03-06T08:02:00Z">
        <w:r w:rsidR="008C4E4D">
          <w:rPr>
            <w:rFonts w:ascii="Times New Roman Regular" w:hAnsi="Times New Roman Regular" w:cs="Times New Roman Regular"/>
            <w:lang w:val="en-US"/>
          </w:rPr>
          <w:t xml:space="preserve">. </w:t>
        </w:r>
      </w:ins>
      <w:del w:id="108" w:author=" Peirong Lin" w:date="2026-03-06T16:02:00Z" w16du:dateUtc="2026-03-06T08:02:00Z">
        <w:r w:rsidDel="008C4E4D">
          <w:rPr>
            <w:rFonts w:ascii="Times New Roman" w:hAnsi="Times New Roman" w:cs="Times New Roman"/>
            <w:lang w:val="en-US"/>
          </w:rPr>
          <w:delText xml:space="preserve">Till now, the framework allows for the calculation of any hydrological variable (either vector-based or gridded), where its centroid will be placed onto the river network with a specific length from the outlet. </w:delText>
        </w:r>
      </w:del>
    </w:p>
    <w:bookmarkEnd w:id="55"/>
    <w:bookmarkEnd w:id="56"/>
    <w:p w14:paraId="2EE42D3F" w14:textId="3B77FA6D" w:rsidR="00235A70" w:rsidRDefault="00000000" w:rsidP="00002D16">
      <w:pPr>
        <w:spacing w:before="240" w:after="240" w:line="240" w:lineRule="auto"/>
        <w:ind w:firstLine="24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15F5CF8E" wp14:editId="12283E79">
            <wp:extent cx="5943600" cy="2327910"/>
            <wp:effectExtent l="0" t="0" r="0" b="0"/>
            <wp:docPr id="43064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40660" name="Picture 1"/>
                    <pic:cNvPicPr>
                      <a:picLocks noChangeAspect="1"/>
                    </pic:cNvPicPr>
                  </pic:nvPicPr>
                  <pic:blipFill>
                    <a:blip r:embed="rId14"/>
                    <a:stretch>
                      <a:fillRect/>
                    </a:stretch>
                  </pic:blipFill>
                  <pic:spPr>
                    <a:xfrm>
                      <a:off x="0" y="0"/>
                      <a:ext cx="5943600" cy="2327910"/>
                    </a:xfrm>
                    <a:prstGeom prst="rect">
                      <a:avLst/>
                    </a:prstGeom>
                  </pic:spPr>
                </pic:pic>
              </a:graphicData>
            </a:graphic>
          </wp:inline>
        </w:drawing>
      </w:r>
      <w:r>
        <w:rPr>
          <w:rFonts w:ascii="Times New Roman" w:hAnsi="Times New Roman" w:cs="Times New Roman"/>
          <w:b/>
          <w:bCs/>
          <w:sz w:val="22"/>
          <w:szCs w:val="22"/>
          <w:lang w:val="en-US"/>
        </w:rPr>
        <w:t>Figure 2</w:t>
      </w:r>
      <w:r>
        <w:rPr>
          <w:rFonts w:ascii="Times New Roman" w:hAnsi="Times New Roman" w:cs="Times New Roman"/>
          <w:sz w:val="22"/>
          <w:szCs w:val="22"/>
          <w:lang w:val="en-US"/>
        </w:rPr>
        <w:t xml:space="preserve"> </w:t>
      </w:r>
      <w:r>
        <w:rPr>
          <w:rFonts w:ascii="Times New Roman Regular" w:hAnsi="Times New Roman Regular" w:cs="Times New Roman Regular"/>
          <w:sz w:val="22"/>
          <w:szCs w:val="22"/>
          <w:lang w:val="en-US"/>
        </w:rPr>
        <w:t xml:space="preserve">The calculation of </w:t>
      </w:r>
      <m:oMath>
        <m:sSub>
          <m:sSubPr>
            <m:ctrlPr>
              <w:rPr>
                <w:rFonts w:ascii="Cambria Math" w:hAnsi="Cambria Math" w:cs="Times New Roman Regular"/>
                <w:sz w:val="22"/>
                <w:szCs w:val="22"/>
                <w:lang w:val="en-US"/>
              </w:rPr>
            </m:ctrlPr>
          </m:sSubPr>
          <m:e>
            <m:r>
              <w:rPr>
                <w:rFonts w:ascii="DejaVu Math TeX Gyre" w:hAnsi="DejaVu Math TeX Gyre" w:cs="Times New Roman Regular"/>
                <w:sz w:val="22"/>
                <w:szCs w:val="22"/>
                <w:lang w:val="en-US"/>
              </w:rPr>
              <m:t>M</m:t>
            </m:r>
          </m:e>
          <m:sub>
            <m:r>
              <w:rPr>
                <w:rFonts w:ascii="DejaVu Math TeX Gyre" w:hAnsi="DejaVu Math TeX Gyre" w:cs="Times New Roman Regular"/>
                <w:sz w:val="22"/>
                <w:szCs w:val="22"/>
                <w:lang w:val="en-US"/>
              </w:rPr>
              <m:t>i</m:t>
            </m:r>
          </m:sub>
        </m:sSub>
      </m:oMath>
      <w:r>
        <w:rPr>
          <w:rFonts w:ascii="Times New Roman Regular" w:hAnsi="Times New Roman Regular" w:cs="Times New Roman Regular"/>
          <w:sz w:val="22"/>
          <w:szCs w:val="22"/>
          <w:lang w:val="en-US"/>
        </w:rPr>
        <w:t xml:space="preserve"> (the equivalent mass index of any unit) using 2D data (a) and river reach data (b) separately.</w:t>
      </w:r>
    </w:p>
    <w:p w14:paraId="02A8A77A" w14:textId="77777777" w:rsidR="00235A70" w:rsidRDefault="00000000">
      <w:pPr>
        <w:pStyle w:val="2"/>
        <w:spacing w:before="240" w:after="240" w:line="360" w:lineRule="auto"/>
        <w:jc w:val="both"/>
        <w:rPr>
          <w:rFonts w:ascii="Times New Roman Bold" w:hAnsi="Times New Roman Bold" w:cs="Times New Roman Bold"/>
          <w:b/>
          <w:bCs/>
          <w:color w:val="000000" w:themeColor="text1"/>
          <w:sz w:val="28"/>
          <w:szCs w:val="28"/>
          <w:lang w:val="en-US"/>
        </w:rPr>
      </w:pPr>
      <w:r>
        <w:rPr>
          <w:rFonts w:ascii="Times New Roman Bold" w:hAnsi="Times New Roman Bold" w:cs="Times New Roman Bold" w:hint="eastAsia"/>
          <w:b/>
          <w:bCs/>
          <w:color w:val="000000" w:themeColor="text1"/>
          <w:sz w:val="28"/>
          <w:szCs w:val="28"/>
          <w:lang w:val="en-US"/>
        </w:rPr>
        <w:t xml:space="preserve">2.2 </w:t>
      </w:r>
      <w:r>
        <w:rPr>
          <w:rFonts w:ascii="Times New Roman Bold" w:hAnsi="Times New Roman Bold" w:cs="Times New Roman Bold"/>
          <w:b/>
          <w:bCs/>
          <w:color w:val="000000" w:themeColor="text1"/>
          <w:sz w:val="28"/>
          <w:szCs w:val="28"/>
          <w:lang w:val="en-US"/>
        </w:rPr>
        <w:t>Experimental design</w:t>
      </w:r>
    </w:p>
    <w:p w14:paraId="1B2DA1C7" w14:textId="2869D559" w:rsidR="00235A70" w:rsidDel="000A6DE7" w:rsidRDefault="006F2441">
      <w:pPr>
        <w:spacing w:before="240" w:after="240" w:line="240" w:lineRule="auto"/>
        <w:ind w:firstLine="240"/>
        <w:jc w:val="both"/>
        <w:rPr>
          <w:del w:id="109" w:author=" Peirong Lin" w:date="2026-03-06T17:14:00Z" w16du:dateUtc="2026-03-06T09:14:00Z"/>
          <w:rFonts w:ascii="Times New Roman" w:hAnsi="Times New Roman" w:cs="Times New Roman"/>
          <w:lang w:val="en-US"/>
        </w:rPr>
      </w:pPr>
      <w:ins w:id="110" w:author=" Peirong Lin" w:date="2026-03-06T16:03:00Z" w16du:dateUtc="2026-03-06T08:03:00Z">
        <w:r>
          <w:rPr>
            <w:rFonts w:ascii="Times New Roman" w:hAnsi="Times New Roman" w:cs="Times New Roman"/>
            <w:lang w:val="en-US"/>
          </w:rPr>
          <w:t>After defining the RCI, w</w:t>
        </w:r>
      </w:ins>
      <w:del w:id="111" w:author=" Peirong Lin" w:date="2026-03-06T16:03:00Z" w16du:dateUtc="2026-03-06T08:03:00Z">
        <w:r w:rsidDel="006F2441">
          <w:rPr>
            <w:rFonts w:ascii="Times New Roman" w:hAnsi="Times New Roman" w:cs="Times New Roman"/>
            <w:lang w:val="en-US"/>
          </w:rPr>
          <w:delText>W</w:delText>
        </w:r>
      </w:del>
      <w:r>
        <w:rPr>
          <w:rFonts w:ascii="Times New Roman" w:hAnsi="Times New Roman" w:cs="Times New Roman"/>
          <w:lang w:val="en-US"/>
        </w:rPr>
        <w:t xml:space="preserve">e </w:t>
      </w:r>
      <w:ins w:id="112" w:author=" Peirong Lin" w:date="2026-03-06T16:03:00Z" w16du:dateUtc="2026-03-06T08:03:00Z">
        <w:r>
          <w:rPr>
            <w:rFonts w:ascii="Times New Roman" w:hAnsi="Times New Roman" w:cs="Times New Roman"/>
            <w:lang w:val="en-US"/>
          </w:rPr>
          <w:t xml:space="preserve">first </w:t>
        </w:r>
      </w:ins>
      <w:del w:id="113" w:author=" Peirong Lin" w:date="2026-03-06T16:03:00Z" w16du:dateUtc="2026-03-06T08:03:00Z">
        <w:r w:rsidDel="006F2441">
          <w:rPr>
            <w:rFonts w:ascii="Times New Roman" w:hAnsi="Times New Roman" w:cs="Times New Roman"/>
            <w:lang w:val="en-US"/>
          </w:rPr>
          <w:delText xml:space="preserve">first </w:delText>
        </w:r>
      </w:del>
      <w:r>
        <w:rPr>
          <w:rFonts w:ascii="Times New Roman" w:hAnsi="Times New Roman" w:cs="Times New Roman"/>
          <w:lang w:val="en-US"/>
        </w:rPr>
        <w:t xml:space="preserve">validated the centroid framework </w:t>
      </w:r>
      <w:del w:id="114" w:author=" Peirong Lin" w:date="2026-03-06T16:03:00Z" w16du:dateUtc="2026-03-06T08:03:00Z">
        <w:r w:rsidDel="006F2441">
          <w:rPr>
            <w:rFonts w:ascii="Times New Roman" w:hAnsi="Times New Roman" w:cs="Times New Roman"/>
            <w:lang w:val="en-US"/>
          </w:rPr>
          <w:delText xml:space="preserve">using a spatially and temporally continuous runoff dataset </w:delText>
        </w:r>
      </w:del>
      <w:r>
        <w:rPr>
          <w:rFonts w:ascii="Times New Roman" w:hAnsi="Times New Roman" w:cs="Times New Roman"/>
          <w:lang w:val="en-US"/>
        </w:rPr>
        <w:t>over the Poyang Lake Basin, China. The case study is adopted to evaluate whether the resulting RCIs demonstrated clear physical meaning</w:t>
      </w:r>
      <w:del w:id="115" w:author=" Peirong Lin" w:date="2026-03-06T20:46:00Z" w16du:dateUtc="2026-03-06T12:46:00Z">
        <w:r w:rsidDel="00B94897">
          <w:rPr>
            <w:rFonts w:ascii="Times New Roman" w:hAnsi="Times New Roman" w:cs="Times New Roman"/>
            <w:lang w:val="en-US"/>
          </w:rPr>
          <w:delText>, as they</w:delText>
        </w:r>
      </w:del>
      <w:r>
        <w:rPr>
          <w:rFonts w:ascii="Times New Roman" w:hAnsi="Times New Roman" w:cs="Times New Roman"/>
          <w:lang w:val="en-US"/>
        </w:rPr>
        <w:t xml:space="preserve"> </w:t>
      </w:r>
      <w:del w:id="116" w:author=" Peirong Lin" w:date="2026-03-06T20:50:00Z" w16du:dateUtc="2026-03-06T12:50:00Z">
        <w:r w:rsidDel="00B94897">
          <w:rPr>
            <w:rFonts w:ascii="Times New Roman" w:hAnsi="Times New Roman" w:cs="Times New Roman"/>
            <w:lang w:val="en-US"/>
          </w:rPr>
          <w:delText xml:space="preserve">consistently </w:delText>
        </w:r>
      </w:del>
      <w:r>
        <w:rPr>
          <w:rFonts w:ascii="Times New Roman" w:hAnsi="Times New Roman" w:cs="Times New Roman"/>
          <w:lang w:val="en-US"/>
        </w:rPr>
        <w:t xml:space="preserve">aligned with </w:t>
      </w:r>
      <w:ins w:id="117" w:author=" Peirong Lin" w:date="2026-03-06T20:51:00Z" w16du:dateUtc="2026-03-06T12:51:00Z">
        <w:r w:rsidR="00B94897">
          <w:rPr>
            <w:rFonts w:ascii="Times New Roman" w:hAnsi="Times New Roman" w:cs="Times New Roman"/>
            <w:lang w:val="en-US"/>
          </w:rPr>
          <w:t xml:space="preserve">the </w:t>
        </w:r>
      </w:ins>
      <w:r>
        <w:rPr>
          <w:rFonts w:ascii="Times New Roman" w:hAnsi="Times New Roman" w:cs="Times New Roman"/>
          <w:lang w:val="en-US"/>
        </w:rPr>
        <w:t xml:space="preserve">key hydrological and geomorphic features </w:t>
      </w:r>
      <w:del w:id="118" w:author=" Peirong Lin" w:date="2026-03-06T20:51:00Z" w16du:dateUtc="2026-03-06T12:51:00Z">
        <w:r w:rsidDel="00B94897">
          <w:rPr>
            <w:rFonts w:ascii="Times New Roman" w:hAnsi="Times New Roman" w:cs="Times New Roman"/>
            <w:lang w:val="en-US"/>
          </w:rPr>
          <w:delText xml:space="preserve">along the network </w:delText>
        </w:r>
      </w:del>
      <w:ins w:id="119" w:author=" Peirong Lin" w:date="2026-03-06T20:51:00Z" w16du:dateUtc="2026-03-06T12:51:00Z">
        <w:r w:rsidR="00B94897">
          <w:rPr>
            <w:rFonts w:ascii="Times New Roman" w:hAnsi="Times New Roman" w:cs="Times New Roman"/>
            <w:lang w:val="en-US"/>
          </w:rPr>
          <w:t xml:space="preserve">of the region </w:t>
        </w:r>
      </w:ins>
      <w:r>
        <w:rPr>
          <w:rFonts w:ascii="Times New Roman" w:hAnsi="Times New Roman" w:cs="Times New Roman"/>
          <w:lang w:val="en-US"/>
        </w:rPr>
        <w:t>(Section 3.1.1).</w:t>
      </w:r>
      <w:ins w:id="120" w:author=" Peirong Lin" w:date="2026-03-06T17:14:00Z" w16du:dateUtc="2026-03-06T09:14:00Z">
        <w:r w:rsidR="000A6DE7">
          <w:rPr>
            <w:rFonts w:ascii="Times New Roman" w:hAnsi="Times New Roman" w:cs="Times New Roman"/>
            <w:lang w:val="en-US"/>
          </w:rPr>
          <w:t xml:space="preserve"> </w:t>
        </w:r>
      </w:ins>
    </w:p>
    <w:p w14:paraId="13D3326B" w14:textId="72E3A0D6" w:rsidR="00B94897" w:rsidRDefault="00000000" w:rsidP="000A6DE7">
      <w:pPr>
        <w:spacing w:before="240" w:after="240" w:line="240" w:lineRule="auto"/>
        <w:ind w:firstLine="240"/>
        <w:jc w:val="both"/>
        <w:rPr>
          <w:ins w:id="121" w:author=" Peirong Lin" w:date="2026-03-06T20:46:00Z" w16du:dateUtc="2026-03-06T12:46:00Z"/>
          <w:rFonts w:ascii="Times New Roman" w:hAnsi="Times New Roman" w:cs="Times New Roman"/>
          <w:lang w:val="en-US"/>
        </w:rPr>
      </w:pPr>
      <w:r>
        <w:rPr>
          <w:rFonts w:ascii="Times New Roman" w:hAnsi="Times New Roman" w:cs="Times New Roman"/>
          <w:lang w:val="en-US"/>
        </w:rPr>
        <w:t xml:space="preserve">To extend these insights to broader scales, we then applied the framework to the </w:t>
      </w:r>
      <w:r>
        <w:rPr>
          <w:rFonts w:ascii="Times New Roman" w:hAnsi="Times New Roman" w:cs="Times New Roman" w:hint="eastAsia"/>
          <w:lang w:val="en-US"/>
        </w:rPr>
        <w:t xml:space="preserve">networks </w:t>
      </w:r>
      <w:r>
        <w:rPr>
          <w:rFonts w:ascii="Times New Roman" w:hAnsi="Times New Roman" w:cs="Times New Roman"/>
          <w:lang w:val="en-US"/>
        </w:rPr>
        <w:t>of 40 major global basins (</w:t>
      </w:r>
      <w:r>
        <w:rPr>
          <w:rFonts w:ascii="Times New Roman Bold" w:hAnsi="Times New Roman Bold" w:cs="Times New Roman Bold"/>
          <w:b/>
          <w:bCs/>
          <w:lang w:val="en-US"/>
        </w:rPr>
        <w:t>Fig. S1</w:t>
      </w:r>
      <w:r>
        <w:rPr>
          <w:rFonts w:ascii="Times New Roman" w:hAnsi="Times New Roman" w:cs="Times New Roman"/>
          <w:lang w:val="en-US"/>
        </w:rPr>
        <w:t xml:space="preserve">). </w:t>
      </w:r>
      <w:moveToRangeStart w:id="122" w:author=" Peirong Lin" w:date="2026-03-06T20:52:00Z" w:name="move223722758"/>
      <w:moveTo w:id="123" w:author=" Peirong Lin" w:date="2026-03-06T20:52:00Z" w16du:dateUtc="2026-03-06T12:52:00Z">
        <w:r w:rsidR="00E5189D">
          <w:rPr>
            <w:rFonts w:ascii="Times New Roman" w:hAnsi="Times New Roman" w:cs="Times New Roman"/>
            <w:lang w:val="en-US"/>
          </w:rPr>
          <w:t>Run</w:t>
        </w:r>
        <w:commentRangeStart w:id="124"/>
        <w:r w:rsidR="00E5189D">
          <w:rPr>
            <w:rFonts w:ascii="Times New Roman" w:hAnsi="Times New Roman" w:cs="Times New Roman"/>
            <w:lang w:val="en-US"/>
          </w:rPr>
          <w:t xml:space="preserve">off centroids were computed for both naturalized and human-perturbed </w:t>
        </w:r>
      </w:moveTo>
      <w:ins w:id="125" w:author=" Peirong Lin" w:date="2026-03-06T20:53:00Z" w16du:dateUtc="2026-03-06T12:53:00Z">
        <w:r w:rsidR="00802C08">
          <w:rPr>
            <w:rFonts w:ascii="Times New Roman" w:hAnsi="Times New Roman" w:cs="Times New Roman"/>
            <w:lang w:val="en-US"/>
          </w:rPr>
          <w:t>network-based discharge datasets</w:t>
        </w:r>
        <w:r w:rsidR="00802C08" w:rsidDel="00802C08">
          <w:rPr>
            <w:rFonts w:ascii="Times New Roman" w:hAnsi="Times New Roman" w:cs="Times New Roman"/>
            <w:lang w:val="en-US"/>
          </w:rPr>
          <w:t xml:space="preserve"> </w:t>
        </w:r>
        <w:r w:rsidR="00802C08">
          <w:rPr>
            <w:rFonts w:ascii="Times New Roman" w:hAnsi="Times New Roman" w:cs="Times New Roman"/>
            <w:lang w:val="en-US"/>
          </w:rPr>
          <w:t>(see Section 2.3)</w:t>
        </w:r>
      </w:ins>
      <w:commentRangeEnd w:id="124"/>
      <w:r w:rsidR="009A2677">
        <w:rPr>
          <w:rStyle w:val="af7"/>
          <w:rFonts w:ascii="Times New Roman" w:hAnsi="Times New Roman" w:cs="Times New Roman"/>
          <w:sz w:val="24"/>
          <w:szCs w:val="24"/>
          <w:lang w:val="en-US"/>
        </w:rPr>
        <w:commentReference w:id="124"/>
      </w:r>
      <w:moveTo w:id="126" w:author=" Peirong Lin" w:date="2026-03-06T20:52:00Z" w16du:dateUtc="2026-03-06T12:52:00Z">
        <w:del w:id="127" w:author=" Peirong Lin" w:date="2026-03-06T20:53:00Z" w16du:dateUtc="2026-03-06T12:53:00Z">
          <w:r w:rsidR="00E5189D" w:rsidDel="00802C08">
            <w:rPr>
              <w:rFonts w:ascii="Times New Roman" w:hAnsi="Times New Roman" w:cs="Times New Roman"/>
              <w:lang w:val="en-US"/>
            </w:rPr>
            <w:delText>runoff conditions</w:delText>
          </w:r>
        </w:del>
        <w:r w:rsidR="00E5189D">
          <w:rPr>
            <w:rFonts w:ascii="Times New Roman" w:hAnsi="Times New Roman" w:cs="Times New Roman"/>
            <w:lang w:val="en-US"/>
          </w:rPr>
          <w:t xml:space="preserve">, with the naturalized </w:t>
        </w:r>
        <w:del w:id="128" w:author=" Peirong Lin" w:date="2026-03-06T20:53:00Z" w16du:dateUtc="2026-03-06T12:53:00Z">
          <w:r w:rsidR="00E5189D" w:rsidDel="003E2BDD">
            <w:rPr>
              <w:rFonts w:ascii="Times New Roman" w:hAnsi="Times New Roman" w:cs="Times New Roman"/>
              <w:lang w:val="en-US"/>
            </w:rPr>
            <w:delText>runoff</w:delText>
          </w:r>
        </w:del>
      </w:moveTo>
      <w:ins w:id="129" w:author=" Peirong Lin" w:date="2026-03-06T20:53:00Z" w16du:dateUtc="2026-03-06T12:53:00Z">
        <w:r w:rsidR="003E2BDD">
          <w:rPr>
            <w:rFonts w:ascii="Times New Roman" w:hAnsi="Times New Roman" w:cs="Times New Roman"/>
            <w:lang w:val="en-US"/>
          </w:rPr>
          <w:t>data</w:t>
        </w:r>
      </w:ins>
      <w:moveTo w:id="130" w:author=" Peirong Lin" w:date="2026-03-06T20:52:00Z" w16du:dateUtc="2026-03-06T12:52:00Z">
        <w:r w:rsidR="00E5189D">
          <w:rPr>
            <w:rFonts w:ascii="Times New Roman" w:hAnsi="Times New Roman" w:cs="Times New Roman"/>
            <w:lang w:val="en-US"/>
          </w:rPr>
          <w:t xml:space="preserve"> serving as the baseline for analyses in Sections 3.1–3.2. Focusing on large-scale mainstems ensures that the seasonal and anthropogenic signals are sufficiently pronounced and spatially integrated, as larger basins exhibit more systematic convergence of tributary flows and more detectable human modifications, compared to smaller catchments where local variability and stochasticity may dominate.</w:t>
        </w:r>
      </w:moveTo>
      <w:moveToRangeEnd w:id="122"/>
    </w:p>
    <w:p w14:paraId="40A41A73" w14:textId="40B4ECFA" w:rsidR="00235A70" w:rsidRDefault="00000000" w:rsidP="000A6DE7">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 xml:space="preserve">For each basin, the mainstem was first delineated from the outlet to the headwaters based on the topological information provided by the MERIT Basins dataset </w:t>
      </w:r>
      <w:r>
        <w:rPr>
          <w:rFonts w:ascii="Times New Roman" w:hAnsi="Times New Roman" w:cs="Times New Roman"/>
          <w:color w:val="0070C0"/>
          <w:lang w:val="en-US"/>
        </w:rPr>
        <w:t>(Lin et al., 2019)</w:t>
      </w:r>
      <w:r>
        <w:rPr>
          <w:rFonts w:ascii="Times New Roman" w:hAnsi="Times New Roman" w:cs="Times New Roman"/>
          <w:lang w:val="en-US"/>
        </w:rPr>
        <w:t xml:space="preserve">. </w:t>
      </w:r>
      <w:moveFromRangeStart w:id="131" w:author=" Peirong Lin" w:date="2026-03-06T20:52:00Z" w:name="move223722758"/>
      <w:moveFrom w:id="132" w:author=" Peirong Lin" w:date="2026-03-06T20:52:00Z" w16du:dateUtc="2026-03-06T12:52:00Z">
        <w:r w:rsidDel="00E5189D">
          <w:rPr>
            <w:rFonts w:ascii="Times New Roman" w:hAnsi="Times New Roman" w:cs="Times New Roman"/>
            <w:lang w:val="en-US"/>
          </w:rPr>
          <w:t xml:space="preserve">Runoff centroids were computed for both naturalized and human-perturbed runoff conditions, with the naturalized runoff serving as the baseline for analyses in Sections 3.1–3.2. Focusing on large-scale mainstems ensures that the seasonal and anthropogenic signals are sufficiently pronounced and spatially integrated, as larger basins exhibit more systematic convergence of tributary flows and more detectable human modifications, compared to smaller catchments where local variability and stochasticity may dominate. </w:t>
        </w:r>
      </w:moveFrom>
      <w:moveFromRangeEnd w:id="131"/>
      <w:r>
        <w:rPr>
          <w:rFonts w:ascii="Times New Roman" w:hAnsi="Times New Roman" w:cs="Times New Roman"/>
          <w:lang w:val="en-US"/>
        </w:rPr>
        <w:t xml:space="preserve">To assess the physical meaningfulness of the derived centroids, we analyzed human activity features within a defined buffer around each centroid, including urban areas, dams, and agricultural land (the latter identified by overlaying irrigation zones with the buffer). Furthermore, the locations of runoff (Q) and precipitation (P) centroids were compared to examine key drivers of runoff centroid placement, such as the average slope between P and Q (calculated as the elevation difference divided by the river distance) and the total lake volume within the river segment connecting the two centroids.  </w:t>
      </w:r>
    </w:p>
    <w:p w14:paraId="72977F5F" w14:textId="5E9554A0"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lastRenderedPageBreak/>
        <w:t xml:space="preserve">Seasonal centroid variability was examined by mapping centroid positions across four climatic seasons (Section 3.2). Long-term trends (1985–2019) were analyzed using annual </w:t>
      </w:r>
      <w:del w:id="133" w:author=" Peirong Lin" w:date="2026-03-06T16:47:00Z" w16du:dateUtc="2026-03-06T08:47:00Z">
        <w:r w:rsidDel="00C26B7D">
          <w:rPr>
            <w:rFonts w:ascii="Times New Roman" w:hAnsi="Times New Roman" w:cs="Times New Roman"/>
            <w:lang w:val="en-US"/>
          </w:rPr>
          <w:delText xml:space="preserve">runoff </w:delText>
        </w:r>
      </w:del>
      <w:ins w:id="134" w:author=" Peirong Lin" w:date="2026-03-06T16:47:00Z" w16du:dateUtc="2026-03-06T08:47:00Z">
        <w:r w:rsidR="00C26B7D">
          <w:rPr>
            <w:rFonts w:ascii="Times New Roman" w:hAnsi="Times New Roman" w:cs="Times New Roman"/>
            <w:lang w:val="en-US"/>
          </w:rPr>
          <w:t xml:space="preserve">discharge time </w:t>
        </w:r>
      </w:ins>
      <w:r>
        <w:rPr>
          <w:rFonts w:ascii="Times New Roman" w:hAnsi="Times New Roman" w:cs="Times New Roman"/>
          <w:lang w:val="en-US"/>
        </w:rPr>
        <w:t>series</w:t>
      </w:r>
      <w:r>
        <w:rPr>
          <w:rFonts w:ascii="Times New Roman" w:hAnsi="Times New Roman" w:cs="Times New Roman" w:hint="eastAsia"/>
          <w:lang w:val="en-US"/>
        </w:rPr>
        <w:t xml:space="preserve"> </w:t>
      </w:r>
      <w:r>
        <w:rPr>
          <w:rFonts w:ascii="Times New Roman" w:hAnsi="Times New Roman" w:cs="Times New Roman"/>
          <w:lang w:val="en-US"/>
        </w:rPr>
        <w:t xml:space="preserve">(Section 3.3), with corresponding precipitation centroid trends also evaluated to explore their coupling with runoff centroids. We hypothesized that human-perturbed runoff centroids may exhibit divergent trends relative to precipitation when compared to naturalized centroids; both were </w:t>
      </w:r>
      <w:del w:id="135" w:author=" Peirong Lin" w:date="2026-03-06T16:47:00Z" w16du:dateUtc="2026-03-06T08:47:00Z">
        <w:r w:rsidDel="005F26B2">
          <w:rPr>
            <w:rFonts w:ascii="Times New Roman" w:hAnsi="Times New Roman" w:cs="Times New Roman"/>
            <w:lang w:val="en-US"/>
          </w:rPr>
          <w:delText xml:space="preserve">therefore </w:delText>
        </w:r>
      </w:del>
      <w:r>
        <w:rPr>
          <w:rFonts w:ascii="Times New Roman" w:hAnsi="Times New Roman" w:cs="Times New Roman"/>
          <w:lang w:val="en-US"/>
        </w:rPr>
        <w:t xml:space="preserve">analyzed jointly to evaluate the sensitivity and utility of the runoff centroid index (RCI).  </w:t>
      </w:r>
    </w:p>
    <w:p w14:paraId="38FE584C" w14:textId="77777777" w:rsidR="00235A70" w:rsidRDefault="00000000">
      <w:pPr>
        <w:spacing w:before="240" w:after="240" w:line="240" w:lineRule="auto"/>
        <w:ind w:firstLine="238"/>
        <w:jc w:val="both"/>
        <w:rPr>
          <w:rFonts w:ascii="Times New Roman" w:hAnsi="Times New Roman" w:cs="Times New Roman"/>
          <w:lang w:val="en-US"/>
        </w:rPr>
        <w:pPrChange w:id="136" w:author=" Peirong Lin" w:date="2026-03-06T20:55:00Z" w16du:dateUtc="2026-03-06T12:55:00Z">
          <w:pPr>
            <w:spacing w:before="240" w:after="240" w:line="240" w:lineRule="auto"/>
            <w:ind w:firstLine="240"/>
            <w:jc w:val="both"/>
          </w:pPr>
        </w:pPrChange>
      </w:pPr>
      <w:r>
        <w:rPr>
          <w:rFonts w:ascii="Times New Roman" w:hAnsi="Times New Roman" w:cs="Times New Roman"/>
          <w:lang w:val="en-US"/>
        </w:rPr>
        <w:t xml:space="preserve">A core component of our experimental design is the multi‑scale analysis of centroid distributions (Section 3.1.3). To systematically examine how runoff organization varies across spatial scales, we applied the Pfafstetter hierarchical coding system to divide each of the 40 major basins into nested sub‑basins at Levels 1 </w:t>
      </w:r>
      <w:r>
        <w:rPr>
          <w:rFonts w:ascii="Times New Roman" w:hAnsi="Times New Roman" w:cs="Times New Roman" w:hint="eastAsia"/>
          <w:lang w:val="en-US"/>
        </w:rPr>
        <w:t>to</w:t>
      </w:r>
      <w:r>
        <w:rPr>
          <w:rFonts w:ascii="Times New Roman" w:hAnsi="Times New Roman" w:cs="Times New Roman"/>
          <w:lang w:val="en-US"/>
        </w:rPr>
        <w:t xml:space="preserve"> 5. Using the same centroid‑calculation workflow implemented for the mainstems, we then derived precipitation and runoff centroids for each sub‑basin unit. This approach allows for a consistent, comparable investigation of centroid spatial patterns across different basin sizes and topological levels, offering new insights into the scale‑dependent behavior of runoff spatial distribution within river networks.  </w:t>
      </w:r>
    </w:p>
    <w:p w14:paraId="108E2DF5" w14:textId="77777777" w:rsidR="00235A70" w:rsidRDefault="00000000">
      <w:pPr>
        <w:spacing w:before="240" w:after="240" w:line="240" w:lineRule="auto"/>
        <w:jc w:val="both"/>
        <w:rPr>
          <w:rFonts w:ascii="Times New Roman Bold" w:hAnsi="Times New Roman Bold" w:cs="Times New Roman Bold"/>
          <w:b/>
          <w:bCs/>
          <w:color w:val="000000" w:themeColor="text1"/>
          <w:sz w:val="28"/>
          <w:szCs w:val="28"/>
          <w:lang w:val="en-US"/>
        </w:rPr>
      </w:pPr>
      <w:r>
        <w:rPr>
          <w:rFonts w:ascii="Times New Roman Bold" w:hAnsi="Times New Roman Bold" w:cs="Times New Roman Bold"/>
          <w:b/>
          <w:bCs/>
          <w:color w:val="000000" w:themeColor="text1"/>
          <w:sz w:val="28"/>
          <w:szCs w:val="28"/>
          <w:lang w:val="en-US"/>
        </w:rPr>
        <w:t xml:space="preserve">2.3 </w:t>
      </w:r>
      <w:r>
        <w:rPr>
          <w:rFonts w:ascii="Times New Roman Bold" w:hAnsi="Times New Roman Bold" w:cs="Times New Roman Bold" w:hint="eastAsia"/>
          <w:b/>
          <w:bCs/>
          <w:color w:val="000000" w:themeColor="text1"/>
          <w:sz w:val="28"/>
          <w:szCs w:val="28"/>
          <w:lang w:val="en-US"/>
        </w:rPr>
        <w:t>D</w:t>
      </w:r>
      <w:r>
        <w:rPr>
          <w:rFonts w:ascii="Times New Roman Bold" w:hAnsi="Times New Roman Bold" w:cs="Times New Roman Bold"/>
          <w:b/>
          <w:bCs/>
          <w:color w:val="000000" w:themeColor="text1"/>
          <w:sz w:val="28"/>
          <w:szCs w:val="28"/>
          <w:lang w:val="en-US"/>
        </w:rPr>
        <w:t>ata and preprocessing</w:t>
      </w:r>
    </w:p>
    <w:p w14:paraId="3985DB62" w14:textId="554EEEBA" w:rsidR="00235A70" w:rsidDel="008967B6" w:rsidRDefault="00000000">
      <w:pPr>
        <w:spacing w:before="240" w:after="240" w:line="240" w:lineRule="auto"/>
        <w:jc w:val="both"/>
        <w:rPr>
          <w:del w:id="137" w:author=" Peirong Lin" w:date="2026-03-06T15:57:00Z" w16du:dateUtc="2026-03-06T07:57:00Z"/>
          <w:rFonts w:ascii="Times New Roman" w:hAnsi="Times New Roman" w:cs="Times New Roman"/>
          <w:lang w:val="en-US"/>
        </w:rPr>
      </w:pPr>
      <w:del w:id="138" w:author=" Peirong Lin" w:date="2026-03-06T15:57:00Z" w16du:dateUtc="2026-03-06T07:57:00Z">
        <w:r w:rsidDel="008967B6">
          <w:rPr>
            <w:rFonts w:ascii="Times New Roman" w:hAnsi="Times New Roman" w:cs="Times New Roman"/>
            <w:lang w:val="en-US"/>
          </w:rPr>
          <w:delText xml:space="preserve">    Hereby we introduce the data and processings of this study. </w:delText>
        </w:r>
      </w:del>
    </w:p>
    <w:p w14:paraId="5F3E0E19" w14:textId="79F99187" w:rsidR="00235A70" w:rsidRDefault="00000000">
      <w:pPr>
        <w:pStyle w:val="3"/>
        <w:spacing w:before="240" w:after="240" w:line="360" w:lineRule="auto"/>
        <w:jc w:val="both"/>
        <w:rPr>
          <w:rFonts w:ascii="Times New Roman Bold" w:hAnsi="Times New Roman Bold" w:cs="Times New Roman Bold"/>
          <w:b/>
          <w:bCs/>
          <w:color w:val="000000" w:themeColor="text1"/>
          <w:sz w:val="24"/>
          <w:szCs w:val="24"/>
          <w:lang w:val="en-US"/>
        </w:rPr>
      </w:pPr>
      <w:r>
        <w:rPr>
          <w:rFonts w:ascii="Times New Roman Bold" w:hAnsi="Times New Roman Bold" w:cs="Times New Roman Bold"/>
          <w:b/>
          <w:bCs/>
          <w:color w:val="000000" w:themeColor="text1"/>
          <w:sz w:val="24"/>
          <w:szCs w:val="24"/>
          <w:lang w:val="en-US"/>
        </w:rPr>
        <w:t xml:space="preserve">(1) </w:t>
      </w:r>
      <w:del w:id="139" w:author=" Peirong Lin" w:date="2026-03-06T15:57:00Z" w16du:dateUtc="2026-03-06T07:57:00Z">
        <w:r w:rsidDel="008967B6">
          <w:rPr>
            <w:rFonts w:ascii="Times New Roman Bold" w:hAnsi="Times New Roman Bold" w:cs="Times New Roman Bold"/>
            <w:b/>
            <w:bCs/>
            <w:color w:val="000000" w:themeColor="text1"/>
            <w:sz w:val="24"/>
            <w:szCs w:val="24"/>
            <w:lang w:val="en-US"/>
          </w:rPr>
          <w:delText>Runoff and r</w:delText>
        </w:r>
      </w:del>
      <w:ins w:id="140" w:author=" Peirong Lin" w:date="2026-03-06T15:57:00Z" w16du:dateUtc="2026-03-06T07:57:00Z">
        <w:r w:rsidR="008967B6">
          <w:rPr>
            <w:rFonts w:ascii="Times New Roman Bold" w:hAnsi="Times New Roman Bold" w:cs="Times New Roman Bold"/>
            <w:b/>
            <w:bCs/>
            <w:color w:val="000000" w:themeColor="text1"/>
            <w:sz w:val="24"/>
            <w:szCs w:val="24"/>
            <w:lang w:val="en-US"/>
          </w:rPr>
          <w:t>R</w:t>
        </w:r>
      </w:ins>
      <w:r>
        <w:rPr>
          <w:rFonts w:ascii="Times New Roman Bold" w:hAnsi="Times New Roman Bold" w:cs="Times New Roman Bold"/>
          <w:b/>
          <w:bCs/>
          <w:color w:val="000000" w:themeColor="text1"/>
          <w:sz w:val="24"/>
          <w:szCs w:val="24"/>
          <w:lang w:val="en-US"/>
        </w:rPr>
        <w:t>iver network</w:t>
      </w:r>
      <w:ins w:id="141" w:author=" Peirong Lin" w:date="2026-03-06T15:57:00Z" w16du:dateUtc="2026-03-06T07:57:00Z">
        <w:r w:rsidR="008967B6">
          <w:rPr>
            <w:rFonts w:ascii="Times New Roman Bold" w:hAnsi="Times New Roman Bold" w:cs="Times New Roman Bold"/>
            <w:b/>
            <w:bCs/>
            <w:color w:val="000000" w:themeColor="text1"/>
            <w:sz w:val="24"/>
            <w:szCs w:val="24"/>
            <w:lang w:val="en-US"/>
          </w:rPr>
          <w:t>-based discharge</w:t>
        </w:r>
      </w:ins>
      <w:r>
        <w:rPr>
          <w:rFonts w:ascii="Times New Roman Bold" w:hAnsi="Times New Roman Bold" w:cs="Times New Roman Bold"/>
          <w:b/>
          <w:bCs/>
          <w:color w:val="000000" w:themeColor="text1"/>
          <w:sz w:val="24"/>
          <w:szCs w:val="24"/>
          <w:lang w:val="en-US"/>
        </w:rPr>
        <w:t xml:space="preserve"> data</w:t>
      </w:r>
    </w:p>
    <w:p w14:paraId="56E49915" w14:textId="70D1869C" w:rsidR="008C33C5" w:rsidRDefault="00EA1DE5">
      <w:pPr>
        <w:spacing w:before="240" w:after="240" w:line="240" w:lineRule="auto"/>
        <w:ind w:firstLineChars="42" w:firstLine="101"/>
        <w:jc w:val="both"/>
        <w:rPr>
          <w:rFonts w:ascii="Times New Roman" w:hAnsi="Times New Roman" w:cs="Times New Roman"/>
          <w:lang w:val="en-US"/>
        </w:rPr>
        <w:pPrChange w:id="142" w:author=" Peirong Lin" w:date="2026-03-06T20:55:00Z" w16du:dateUtc="2026-03-06T12:55:00Z">
          <w:pPr>
            <w:spacing w:before="240" w:after="240" w:line="240" w:lineRule="auto"/>
            <w:ind w:firstLine="720"/>
            <w:jc w:val="both"/>
          </w:pPr>
        </w:pPrChange>
      </w:pPr>
      <w:r w:rsidRPr="00EA1DE5">
        <w:rPr>
          <w:rFonts w:ascii="Times New Roman" w:hAnsi="Times New Roman" w:cs="Times New Roman"/>
          <w:lang w:val="en-US"/>
        </w:rPr>
        <w:t xml:space="preserve">We </w:t>
      </w:r>
      <w:ins w:id="143" w:author=" Peirong Lin" w:date="2026-03-06T20:56:00Z" w16du:dateUtc="2026-03-06T12:56:00Z">
        <w:r w:rsidR="006C75AA">
          <w:rPr>
            <w:rFonts w:ascii="Times New Roman" w:hAnsi="Times New Roman" w:cs="Times New Roman"/>
            <w:lang w:val="en-US"/>
          </w:rPr>
          <w:t xml:space="preserve">first </w:t>
        </w:r>
      </w:ins>
      <w:del w:id="144" w:author=" Peirong Lin" w:date="2026-03-06T20:55:00Z" w16du:dateUtc="2026-03-06T12:55:00Z">
        <w:r w:rsidRPr="00EA1DE5" w:rsidDel="003E2BDD">
          <w:rPr>
            <w:rFonts w:ascii="Times New Roman" w:hAnsi="Times New Roman" w:cs="Times New Roman"/>
            <w:lang w:val="en-US"/>
          </w:rPr>
          <w:delText xml:space="preserve">first </w:delText>
        </w:r>
      </w:del>
      <w:r w:rsidRPr="00EA1DE5">
        <w:rPr>
          <w:rFonts w:ascii="Times New Roman" w:hAnsi="Times New Roman" w:cs="Times New Roman"/>
          <w:lang w:val="en-US"/>
        </w:rPr>
        <w:t xml:space="preserve">employ </w:t>
      </w:r>
      <w:r>
        <w:rPr>
          <w:rFonts w:ascii="Times New Roman" w:hAnsi="Times New Roman" w:cs="Times New Roman"/>
          <w:lang w:val="en-US"/>
        </w:rPr>
        <w:t xml:space="preserve">a naturalized </w:t>
      </w:r>
      <w:del w:id="145" w:author=" Peirong Lin" w:date="2026-03-06T20:56:00Z" w16du:dateUtc="2026-03-06T12:56:00Z">
        <w:r w:rsidDel="003E2BDD">
          <w:rPr>
            <w:rFonts w:ascii="Times New Roman" w:hAnsi="Times New Roman" w:cs="Times New Roman"/>
            <w:lang w:val="en-US"/>
          </w:rPr>
          <w:delText>runoff</w:delText>
        </w:r>
        <w:r w:rsidRPr="00EA1DE5" w:rsidDel="003E2BDD">
          <w:rPr>
            <w:rFonts w:ascii="Times New Roman" w:hAnsi="Times New Roman" w:cs="Times New Roman"/>
            <w:lang w:val="en-US"/>
          </w:rPr>
          <w:delText xml:space="preserve"> </w:delText>
        </w:r>
      </w:del>
      <w:ins w:id="146" w:author=" Peirong Lin" w:date="2026-03-06T20:56:00Z" w16du:dateUtc="2026-03-06T12:56:00Z">
        <w:r w:rsidR="003E2BDD">
          <w:rPr>
            <w:rFonts w:ascii="Times New Roman" w:hAnsi="Times New Roman" w:cs="Times New Roman"/>
            <w:lang w:val="en-US"/>
          </w:rPr>
          <w:t>discharge</w:t>
        </w:r>
        <w:r w:rsidR="003E2BDD" w:rsidRPr="00EA1DE5">
          <w:rPr>
            <w:rFonts w:ascii="Times New Roman" w:hAnsi="Times New Roman" w:cs="Times New Roman"/>
            <w:lang w:val="en-US"/>
          </w:rPr>
          <w:t xml:space="preserve"> </w:t>
        </w:r>
      </w:ins>
      <w:r w:rsidRPr="00EA1DE5">
        <w:rPr>
          <w:rFonts w:ascii="Times New Roman" w:hAnsi="Times New Roman" w:cs="Times New Roman"/>
          <w:lang w:val="en-US"/>
        </w:rPr>
        <w:t xml:space="preserve">dataset to implement the RCI framework, </w:t>
      </w:r>
      <w:del w:id="147" w:author=" Peirong Lin" w:date="2026-03-06T20:56:00Z" w16du:dateUtc="2026-03-06T12:56:00Z">
        <w:r w:rsidRPr="00EA1DE5" w:rsidDel="00862159">
          <w:rPr>
            <w:rFonts w:ascii="Times New Roman" w:hAnsi="Times New Roman" w:cs="Times New Roman"/>
            <w:lang w:val="en-US"/>
          </w:rPr>
          <w:delText>conduct case studies, and perform cross-basin comparisons</w:delText>
        </w:r>
        <w:r w:rsidR="00A24CBA" w:rsidDel="00862159">
          <w:rPr>
            <w:rFonts w:ascii="Times New Roman" w:hAnsi="Times New Roman" w:cs="Times New Roman"/>
            <w:lang w:val="en-US"/>
          </w:rPr>
          <w:delText xml:space="preserve"> as well as seasonal studies </w:delText>
        </w:r>
        <w:r w:rsidR="00515D7B" w:rsidDel="00862159">
          <w:rPr>
            <w:rFonts w:ascii="Times New Roman" w:hAnsi="Times New Roman" w:cs="Times New Roman"/>
            <w:lang w:val="en-US"/>
          </w:rPr>
          <w:delText xml:space="preserve">to </w:delText>
        </w:r>
      </w:del>
      <w:r w:rsidR="00515D7B">
        <w:rPr>
          <w:rFonts w:ascii="Times New Roman" w:hAnsi="Times New Roman" w:cs="Times New Roman"/>
          <w:lang w:val="en-US"/>
        </w:rPr>
        <w:t>enabl</w:t>
      </w:r>
      <w:ins w:id="148" w:author=" Peirong Lin" w:date="2026-03-06T20:56:00Z" w16du:dateUtc="2026-03-06T12:56:00Z">
        <w:r w:rsidR="00862159">
          <w:rPr>
            <w:rFonts w:ascii="Times New Roman" w:hAnsi="Times New Roman" w:cs="Times New Roman"/>
            <w:lang w:val="en-US"/>
          </w:rPr>
          <w:t>ing</w:t>
        </w:r>
      </w:ins>
      <w:del w:id="149" w:author=" Peirong Lin" w:date="2026-03-06T20:56:00Z" w16du:dateUtc="2026-03-06T12:56:00Z">
        <w:r w:rsidR="00515D7B" w:rsidDel="00862159">
          <w:rPr>
            <w:rFonts w:ascii="Times New Roman" w:hAnsi="Times New Roman" w:cs="Times New Roman"/>
            <w:lang w:val="en-US"/>
          </w:rPr>
          <w:delText>e</w:delText>
        </w:r>
      </w:del>
      <w:r w:rsidRPr="00EA1DE5">
        <w:rPr>
          <w:rFonts w:ascii="Times New Roman" w:hAnsi="Times New Roman" w:cs="Times New Roman"/>
          <w:lang w:val="en-US"/>
        </w:rPr>
        <w:t xml:space="preserve"> a baseline characterization of runoff centroid behavior under naturalized conditions. </w:t>
      </w:r>
      <w:r>
        <w:rPr>
          <w:rFonts w:ascii="Times New Roman" w:hAnsi="Times New Roman" w:cs="Times New Roman"/>
          <w:lang w:val="en-US"/>
        </w:rPr>
        <w:t xml:space="preserve">For </w:t>
      </w:r>
      <w:del w:id="150" w:author=" Peirong Lin" w:date="2026-03-06T20:56:00Z" w16du:dateUtc="2026-03-06T12:56:00Z">
        <w:r w:rsidDel="006C75AA">
          <w:rPr>
            <w:rFonts w:ascii="Times New Roman" w:hAnsi="Times New Roman" w:cs="Times New Roman"/>
            <w:lang w:val="en-US"/>
          </w:rPr>
          <w:delText>naturalized runoff</w:delText>
        </w:r>
      </w:del>
      <w:ins w:id="151" w:author=" Peirong Lin" w:date="2026-03-06T20:56:00Z" w16du:dateUtc="2026-03-06T12:56:00Z">
        <w:r w:rsidR="006C75AA">
          <w:rPr>
            <w:rFonts w:ascii="Times New Roman" w:hAnsi="Times New Roman" w:cs="Times New Roman"/>
            <w:lang w:val="en-US"/>
          </w:rPr>
          <w:t>this purpose</w:t>
        </w:r>
      </w:ins>
      <w:r>
        <w:rPr>
          <w:rFonts w:ascii="Times New Roman" w:hAnsi="Times New Roman" w:cs="Times New Roman"/>
          <w:lang w:val="en-US"/>
        </w:rPr>
        <w:t xml:space="preserve">, we use model derived Global Reach-scale A priori Discharge Estimates for SWOT (GRADES)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{"citationID":"VpjUTdFj","properties":{"formattedCitation":"(Lin et al., 2019)","plainCitation":"(Lin et al., 2019)","noteIndex":0},"citationItems":[{"id":"enbnLFjO/1NK7htPQ","uris":["http://zotero.org/users/17210058/items/MPNDQCD2"],"itemData":{"id":47,"type":"article-journal","abstract":"Spatiotemporally continuous global river discharge estimates across the full spectrum of stream orders are vital to a range of hydrologic applications, yet they remain poorly constrained. Here we present a carefully designed modeling effort (Variable Inﬁltration Capacity land surface model and Routing Application for Parallel computatIon of Discharge river routing model) to estimate global river discharge at very high resolutions. The pre</w:instrText>
      </w:r>
      <w:r w:rsidR="00CB5996">
        <w:rPr>
          <w:rFonts w:ascii="Times New Roman" w:hAnsi="Times New Roman" w:cs="Times New Roman" w:hint="eastAsia"/>
          <w:lang w:val="en-US"/>
        </w:rPr>
        <w:instrText>cipitation forcing is from a recently published 0.1</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xml:space="preserve"> global product that optimally merged gauge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reanalysis</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 and satellite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based data. To constrain runoff simulations, we use a set of machine learning</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derived, global runoff characteristics maps (i.e., r</w:instrText>
      </w:r>
      <w:r w:rsidR="00CB5996">
        <w:rPr>
          <w:rFonts w:ascii="Times New Roman" w:hAnsi="Times New Roman" w:cs="Times New Roman"/>
          <w:lang w:val="en-US"/>
        </w:rPr>
        <w:instrText>unoff at various exceedance probability percentiles) for grid</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by</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grid model calibration and bias correction. To support spaceborne discharge studies, the river ﬂowlines are deﬁned at their true geometry and location as much as possible —approximately 2.94 million vector ﬂowlines (median length 6.8 km) and unit catchments are derived from a high</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accuracy global digital elevation model at 3</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arcsec resolution (~90 m), which serves as the underlying hydrography for river routing. Our 35</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year daily and monthly model simulations are evaluated against over 14,000 gauges globally. Among them, 35% (64%) have a percentage bias within ±20% (±50%), and 29% (62%) have a monthly Kling</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 xml:space="preserve">Gupta Efﬁciency </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0.6 (0.2), showing data robustness at the scale the model is assesse</w:instrText>
      </w:r>
      <w:r w:rsidR="00CB5996">
        <w:rPr>
          <w:rFonts w:ascii="Times New Roman" w:hAnsi="Times New Roman" w:cs="Times New Roman" w:hint="eastAsia"/>
          <w:lang w:val="en-US"/>
        </w:rPr>
        <w:instrText xml:space="preserve">d. This reconstructed discharge record can be used as a priori information for the Surface Water and Ocean Topography satellite mission's discharge product, thus named </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Global Reach</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level A priori Discharge Estimates for Surface Water and Ocean Topography</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 xml:space="preserve">. It can also be used in other hydrologic applications requiring spatially explicit estimates of global river ﬂows.","container-title":"Water Resources Research","DOI":"10.1029/2019WR025287","ISSN":"0043-1397, 1944-7973","issue":"8","journalAbbreviation":"Water Resources Research","language":"en","page":"6499-6516","source":"DOI.org (Crossref)","title":"Global Reconstruction of Naturalized River Flows at 2.94 Million Reaches","volume":"55","author":[{"family":"Lin","given":"Peirong"},{"family":"Pan","given":"Ming"},{"family":"Beck","given":"Hylke E."},{"family":"Yang","given":"Yuan"},{"family":"Yamazaki","given":"Dai"},{"family":"Frasson","given":"Renato"},{"family":"David","given":"Cédric H."},{"family":"Durand","given":"Michael"},{"family":"Pavelsky","given":"Tamlin M."},{"family":"Allen","given":"George H."},{"family":"Gleason","given":"Colin J."},{"family":"Wood","given":"Eric F."}],"issued":{"date-parts":[["2019",8]]}}}],"schema":"https://github.com/citation-style-language/schema/raw/master/csl-citation.json"}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lang w:val="en-US"/>
        </w:rPr>
        <w:t>(</w:t>
      </w:r>
      <w:r>
        <w:rPr>
          <w:rFonts w:ascii="Times New Roman" w:hAnsi="Times New Roman" w:cs="Times New Roman"/>
          <w:color w:val="0070C0"/>
          <w:lang w:val="en-US"/>
        </w:rPr>
        <w:t>Lin et al., 2019</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lang w:val="en-US"/>
        </w:rPr>
        <w:t xml:space="preserve"> data for its wide applicability for studying naturalized runoff processes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{"citationID":"f7ilYKBH","properties":{"formattedCitation":"(Rocher-Ros et al., 2023; Yao et al., 2023)","plainCitation":"(Rocher-Ros et al., 2023; Yao et al., 2023)","noteIndex":0},"citationItems":[{"id":"enbnLFjO/ca27VGc4","uris":["http://zotero.org/users/17210058/items/TLR2UPKG"],"itemData":{"id":112,"type":"article-journal","abstract":"Abstract          Methane (CH4) is a potent greenhouse gas and its concentrations have tripled in the atmosphere since the industrial revolution. There is evidence that global warming has increased CH4 emissions from freshwater ecosystems1,2, providing positive feedback to the global climate. Yet for rivers and streams, the controls and the magnitude of CH4 emissions remain highly uncertain3,4. Here we report a spatially explicit global estimate of CH4 emissions from running waters, accounting for 27.9 (16.7–39.7) Tg CH4 per year and roughly equal in magnitude to those of other freshwater systems5,6. Riverine CH4 emissions are not strongly temperature dependent, with low average activation energy (E            M = 0.14 eV) compared with that of lakes and wetlands (E            M = 0.96 eV)1. By contrast, global patterns of emissions are characterized by large fluxes in high- and low-latitude settings as well as in human-dominated environments. These patterns are explained by edaphic and climate features that are linked to anoxia in and near fluvial habitats, including a high supply of organic matter and water saturation in hydrologically connected soils. Our results highlight the importance of land–water connections in regulating CH4 supply to running waters, which is vulnerable not only to direct human modifications but also to several climate change responses on land.","container-title":"Nature","DOI":"10.1038/s41586-023-06344-6","ISSN":"0028-0836, 1476-4687","issue":"7979","language":"en","license":"https://creativecommons.org/licenses/by/4.0","note":"publisher: Springer Science and Business Media LLC","page":"530-535","source":"Crossref","title":"Global methane emissions from rivers and streams","volume":"621","author":[{"family":"Rocher-Ros","given":"Gerard"},{"family":"Stanley","given":"Emily H."},{"family":"Loken","given":"Luke C."},{"family":"Casson","given":"Nora J."},{"family":"Raymond","given":"Peter A."},{"family":"Liu","given":"Shaoda"},{"family":"Amatulli","given":"Giuseppe"},{"family":"Sponseller","given":"Ryan A."}],"issued":{"date-parts":[["2023",9,21]]}}},{"id":"enbnLFjO/yb5JTVKa","uris":["http://zotero.org/users/17210058/items/5BE2ESPX"],"itemData":{"id":104,"type":"article-journal","abstract":"Climate change and human activities increasingly threaten lakes that store 87% of Earth’s liquid surface fresh water. Yet, recent trends and drivers of lake volume change remain largely unknown globally. Here, we analyze the 1972 largest global lakes using three decades of satellite observations, climate data, and hydrologic models, finding statistically significant storage declines for 53% of these water bodies over the period 1992–2020. The net volume loss in natural lakes is largely attributable to climate warming, increasing evaporative demand, and human water consumption, whereas sedimentation dominates storage losses in reservoirs. We estimate that roughly one-quarter of the world’s population resides in a basin of a drying lake, underscoring the necessity of incorporating climate change and sedimentation impacts into sustainable water resources management.","container-title":"Science","DOI":"10.1126/science.abo2812","ISSN":"0036-8075, 1095-9203","issue":"6646","language":"en","note":"publisher: American Association for the Advancement of Science (AAAS)","page":"743-749","source":"Crossref","title":"Satellites reveal widespread decline in global lake water storage","volume":"380","author":[{"family":"Yao","given":"Fangfang"},{"family":"Livneh","given":"Ben"},{"family":"Rajagopalan","given":"Balaji"},{"family":"Wang","given":"Jida"},{"family":"Crétaux","given":"Jean-François"},{"family":"Wada","given":"Yoshihide"},{"family":"Berge-Nguyen","given":"Muriel"}],"issued":{"date-parts":[["2023",5,19]]}}}],"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color w:val="0070C0"/>
          <w:lang w:val="en-US"/>
        </w:rPr>
        <w:t>(Rocher-Ros et al., 2023; Yao et al., 2023)</w:t>
      </w:r>
      <w:r>
        <w:rPr>
          <w:rFonts w:ascii="Times New Roman" w:hAnsi="Times New Roman" w:cs="Times New Roman"/>
          <w:lang w:val="en-US"/>
        </w:rPr>
        <w:fldChar w:fldCharType="end"/>
      </w:r>
      <w:r>
        <w:rPr>
          <w:rFonts w:ascii="Times New Roman" w:hAnsi="Times New Roman" w:cs="Times New Roman"/>
          <w:lang w:val="en-US"/>
        </w:rPr>
        <w:t xml:space="preserve">. It is derived from a hydrological model chain, with biases adjusted against machine learning-derived </w:t>
      </w:r>
      <w:del w:id="152" w:author=" Peirong Lin" w:date="2026-03-06T20:57:00Z" w16du:dateUtc="2026-03-06T12:57:00Z">
        <w:r w:rsidDel="004429C4">
          <w:rPr>
            <w:rFonts w:ascii="Times New Roman" w:hAnsi="Times New Roman" w:cs="Times New Roman"/>
            <w:lang w:val="en-US"/>
          </w:rPr>
          <w:delText xml:space="preserve">natural </w:delText>
        </w:r>
      </w:del>
      <w:r>
        <w:rPr>
          <w:rFonts w:ascii="Times New Roman" w:hAnsi="Times New Roman" w:cs="Times New Roman"/>
          <w:lang w:val="en-US"/>
        </w:rPr>
        <w:t xml:space="preserve">runoff characteristics to enhance its quality. </w:t>
      </w:r>
      <w:r w:rsidR="008C33C5" w:rsidRPr="008C33C5">
        <w:rPr>
          <w:rFonts w:ascii="Times New Roman" w:hAnsi="Times New Roman" w:cs="Times New Roman"/>
          <w:lang w:val="en-US"/>
        </w:rPr>
        <w:t>This dataset provides the foundation for our initial demonstration and application of the RCI across multiple basins and temporal scales.</w:t>
      </w:r>
    </w:p>
    <w:p w14:paraId="74FB15AF" w14:textId="3A226B82" w:rsidR="00235A70" w:rsidRDefault="00AD4405">
      <w:pPr>
        <w:spacing w:before="240" w:after="240" w:line="240" w:lineRule="auto"/>
        <w:ind w:firstLineChars="42" w:firstLine="101"/>
        <w:jc w:val="both"/>
        <w:rPr>
          <w:rFonts w:ascii="Times New Roman" w:hAnsi="Times New Roman" w:cs="Times New Roman"/>
          <w:lang w:val="en-US"/>
        </w:rPr>
        <w:pPrChange w:id="153" w:author=" Peirong Lin" w:date="2026-03-06T20:55:00Z" w16du:dateUtc="2026-03-06T12:55:00Z">
          <w:pPr>
            <w:spacing w:before="240" w:after="240" w:line="240" w:lineRule="auto"/>
            <w:ind w:firstLine="720"/>
            <w:jc w:val="both"/>
          </w:pPr>
        </w:pPrChange>
      </w:pPr>
      <w:r w:rsidRPr="00AD4405">
        <w:rPr>
          <w:rFonts w:ascii="Times New Roman" w:hAnsi="Times New Roman" w:cs="Times New Roman"/>
          <w:lang w:val="en-US"/>
        </w:rPr>
        <w:t xml:space="preserve">To then test whether the RCI can detect additional process information through its sensitivity to input data, we introduce </w:t>
      </w:r>
      <w:r>
        <w:rPr>
          <w:rFonts w:ascii="Times New Roman" w:hAnsi="Times New Roman" w:cs="Times New Roman"/>
          <w:lang w:val="en-US"/>
        </w:rPr>
        <w:t>an observation-informed</w:t>
      </w:r>
      <w:r w:rsidRPr="00AD4405">
        <w:rPr>
          <w:rFonts w:ascii="Times New Roman" w:hAnsi="Times New Roman" w:cs="Times New Roman"/>
          <w:lang w:val="en-US"/>
        </w:rPr>
        <w:t xml:space="preserve"> dataset as a human‑perturbed counterpart. </w:t>
      </w:r>
      <w:r>
        <w:rPr>
          <w:rFonts w:ascii="Times New Roman" w:hAnsi="Times New Roman" w:cs="Times New Roman"/>
          <w:lang w:val="en-US"/>
        </w:rPr>
        <w:t xml:space="preserve">For human-perturbed runoff, we chose the latest GRDR dataset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{"citationID":"A1So0UPR","properties":{"formattedCitation":"(Feng &amp; Gleason, 2024)","plainCitation":"(Feng &amp; Gleason, 2024)","noteIndex":0},"citationItems":[{"id":"enbnLFjO/4GqYsPdY","uris":["http://zotero.org/users/17210058/items/ZJQ5S3JI"],"itemData":{"id":33,"type":"article-journal","abstract":"We mapped daily streamflow from 1984 to 2018 in approximately 2.9 million rivers to assess recent changes to global river systems. We found that river outlets were dominated by significant decreases in flow, whereas headwaters were 1.7 times more likely to have significantly increased flow than decreased. These changes result in a significant upstream shift in streamflow experienced by about 29% of the global land surface. We found the most changes in the smallest steams in our study: increases in erosion potential (approximately 5% increase in stream power), flood frequency (approximately 42% increase in 100-year floods), and likely nutrient dynamics (altered seasonal flow regimes). We revealed these changes using “detail at scale” by mapping millions of individual rivers. Widely adopting this approach could reveal other changes to the hydrosphere.\n          , \n            Editor’s summary\n            Rivers begin as small systems in their headwaters and flow downstream to their mouths, displaying a range of physical and hydrological conditions that affect erosional patterns, sedimentation, energy distribution, and ecological communities. Feng and Gleason mapped daily streamflow in 2.9 million rivers globally to determine how their flow characteristics may have changed over the past several decades. They found that average flow volumes increased in headwaters and decreased in basin outlets since 1984. Among other consequences, these changes increased the frequency of 100-year flood occurrence in headwaters, whereas the flooding potential of downstream regions did not change. —H. Jesse Smith","container-title":"Science","DOI":"10.1126/science.adl5728","ISSN":"0036-8075, 1095-9203","issue":"6727","journalAbbreviation":"Science","language":"en","page":"1305-1311","source":"DOI.org (Crossref)","title":"More flow upstream and less flow downstream: The changing form and function of global rivers","title-short":"More flow upstream and less flow downstream","volume":"386","author":[{"family":"Feng","given":"Dongmei"},{"family":"Gleason","given":"Colin J."}],"issued":{"date-parts":[["2024",12,13]]}}}],"schema":"https://github.com/citation-style-language/schema/raw/master/csl-citation.json"}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lang w:val="en-US"/>
        </w:rPr>
        <w:t>(</w:t>
      </w:r>
      <w:r>
        <w:rPr>
          <w:rFonts w:ascii="Times New Roman" w:hAnsi="Times New Roman" w:cs="Times New Roman"/>
          <w:color w:val="0070C0"/>
          <w:lang w:val="en-US"/>
        </w:rPr>
        <w:t>Feng &amp; Gleason, 2024</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lang w:val="en-US"/>
        </w:rPr>
        <w:t xml:space="preserve"> which has assimilated satellite river width observations to improve modeled runoff estimates. Although GRDR is not specifically designed to represent human interventions, studies have proven the presence of anthropogenic signals in river widths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{"citationID":"zxt2Wnau","properties":{"formattedCitation":"(Feng et al., 2022; Lin et al., 2020)","plainCitation":"(Feng et al., 2022; Lin et al., 2020)","noteIndex":0},"citationItems":[{"id":"enbnLFjO/qBOqEe2Y","uris":["http://zotero.org/users/17210058/items/6RMA6VNB"],"itemData":{"id":108,"type":"article-journal","abstract":"Changes in a river's width reflect natural and anthropogenic impacts on local and upstream/ downstream hydraulic and hydrologic processes. Temporal variation of river width also impacts biogeochemical exchange and reflects geomorphologic evolution. However, while global maps of mean river width and dynamic water surface extent exist, there is currently no standardized global assessment of river widths that documents changes over time. Therefore, we made repeated width measurements from Landsat images for all rivers wider than 90 m collected from 1984 to 2020 (named Global LOng-term river Width, GLOW), which consists of </w:instrText>
      </w:r>
      <w:r w:rsidR="00CB5996">
        <w:rPr>
          <w:rFonts w:ascii="Cambria Math" w:hAnsi="Cambria Math" w:cs="Cambria Math"/>
          <w:lang w:val="en-US"/>
        </w:rPr>
        <w:instrText>∼</w:instrText>
      </w:r>
      <w:r w:rsidR="00CB5996">
        <w:rPr>
          <w:rFonts w:ascii="Times New Roman" w:hAnsi="Times New Roman" w:cs="Times New Roman"/>
          <w:lang w:val="en-US"/>
        </w:rPr>
        <w:instrText>1.2 billion cross-sectional river width measurements, with an average of 3,000 width measurements per 10-km reach. With GLOW, we investigated the temporal variations of global river width, quantified by the interquartile range (IQR) and temporal trend. We found that 85% of global rivers have a width IQR &lt;150 m. We also found that 37% of global river segments show significant temporal trends in width over the past 37 years, and this number is higher (46%) for human-regulated rivers. Further, we leveraged machine learning to identify the most important factors explaining river width variations and revealed that these driving factors are significantly different between free-flowing and non-free-flowing rivers. Specifically, the most important factor driving temporal variations in river width is the climate for free-flowing rivers, and is soil condition for human-impacted rivers. Finally, we anticipate that this study and the public release of GLOW will improve the understanding of river dynamics and catalyze additional interdisciplinary studies.","container-title":"Water Resources Research","DOI":"10.1029/2021wr031712","ISSN":"0043-1397, 1944-7973","issue":"8","language":"en","license":"http://creativecommons.org/licenses/by-nc-nd/4.0/","note":"publisher: American Geophysical Union (AGU)","source":"Crossref","title":"How Have Global River Widths Changed Over Time?","URL":"https://agupubs.onlinelibrary.wiley.com/doi/10.1029/2021WR031712","volume":"58","author":[{"family":"Feng","given":"Dongmei"},{"family":"Gleason","given":"Colin J."},{"family":"Yang","given":"Xiao"},{"family":"Allen","given":"George H."},{"family":"Pavelsky","given":"Tamlin M."}],"accessed":{"date-parts":[["2025",7,9]]},"issued":{"date-parts":[["2022",8]]}}},{"id":"enbnLFjO/G6ERGnLL","uris":["http://zotero.org/users/17210058/items/GJ9SYWVX"],"itemData":{"id":106,"type":"article-journal","abstract":"Recent progress in remote sensing has snapshotted unprecedented numbers of river planform geometry, providing opportunity to revisit the oversimpliﬁed channel shape parameter</w:instrText>
      </w:r>
      <w:r w:rsidR="00CB5996">
        <w:rPr>
          <w:rFonts w:ascii="Times New Roman" w:hAnsi="Times New Roman" w:cs="Times New Roman" w:hint="eastAsia"/>
          <w:lang w:val="en-US"/>
        </w:rPr>
        <w:instrText>izations in global hydrologic models. This study leveraged two recent Landsat</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derived global river width databases and created a reach</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level width dataset to measure the validity of model parameterizations at ~1.6 million kilometers of rivers in length. By showing state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of</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the</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art parameterization schemes only capture 30</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40% of the width variance globally, we developed a machine learning (ML) approach surveying 16 environmental covariates, which considerably improved the predictive power (R2 = 0.81 and 0.</w:instrText>
      </w:r>
      <w:r w:rsidR="00CB5996">
        <w:rPr>
          <w:rFonts w:ascii="Times New Roman" w:hAnsi="Times New Roman" w:cs="Times New Roman"/>
          <w:lang w:val="en-US"/>
        </w:rPr>
        <w:instrText>77 for two testing cases).","container-title":"Geophysical Research Letters","DOI":"10.1029/2019gl086405","ISSN":"0094-8276, 1944-8007","issue":"7","language":"en","license":"http://onlinelibrary.wiley.com/termsAndConditions#vor","note":"publisher: Americ</w:instrText>
      </w:r>
      <w:r w:rsidR="00CB5996">
        <w:rPr>
          <w:rFonts w:ascii="Times New Roman" w:hAnsi="Times New Roman" w:cs="Times New Roman" w:hint="eastAsia"/>
          <w:lang w:val="en-US"/>
        </w:rPr>
        <w:instrText>an Geophysical Union (AGU)","source":"Crossref","title":"Global Estimates of Reach</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Level Bankfull River Width Leveraging Big Data Geospatial Analysis","URL":"https://agupubs.onlinelibrary.wiley.com/doi/10.1029/2019GL086405","volume":"47","author":[{"famil</w:instrText>
      </w:r>
      <w:r w:rsidR="00CB5996">
        <w:rPr>
          <w:rFonts w:ascii="Times New Roman" w:hAnsi="Times New Roman" w:cs="Times New Roman"/>
          <w:lang w:val="en-US"/>
        </w:rPr>
        <w:instrText xml:space="preserve">y":"Lin","given":"Peirong"},{"family":"Pan","given":"Ming"},{"family":"Allen","given":"George H."},{"family":"De Frasson","given":"Renato Prata"},{"family":"Zeng","given":"Zhenzhong"},{"family":"Yamazaki","given":"Dai"},{"family":"Wood","given":"Eric F."}],"accessed":{"date-parts":[["2025",7,9]]},"issued":{"date-parts":[["2020",4,16]]}}}],"schema":"https://github.com/citation-style-language/schema/raw/master/csl-citation.json"}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color w:val="0070C0"/>
          <w:lang w:val="en-US"/>
        </w:rPr>
        <w:t>(Feng et al., 2022; Lin et al., 2020</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lang w:val="en-US"/>
        </w:rPr>
        <w:t xml:space="preserve"> as well as in the resulting runoff dataset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{"citationID":"ETqemX28","properties":{"formattedCitation":"(Feng et al., 2021b; Feng &amp; Gleason, 2024)","plainCitation":"(Feng et al., 2021b; Feng &amp; Gleason, 2024)","noteIndex":0},"citationItems":[{"id":"enbnLFjO/VbQMFWJT","uris":["http://zotero.org/users/17210058/items/NQ8WWDUX"],"itemData":{"id":102,"type":"article-journal","abstract":"AbstractArctic rivers drain ~15% of the global land surface and significantly influence local communities and economies, freshwater and marine ecosystems, and global climate. However, trusted and public knowledge of pan-Arctic rivers is inadequate, especially for small rivers and across Eurasia, inhibiting understanding of the Arctic response to climate change. Here, we calculate daily streamflow in 486,493 pan-Arctic river reaches from 1984-2018 by assimilating 9.18 million river discharge estimates made from 155,710 satellite images into hydrologic model simulations. We reveal larger and more heterogenous total water export (3-17% greater) and water export acceleration (factor of 1.2-3.3 larger) than previously reported, with substantial differences across basins, ecoregions, stream orders, human regulation, and permafrost regimes. We also find significant changes in the spring freshet and summer stream intermittency. Ultimately, our results represent an updated, publicly available, and more accurate daily understanding of Arctic rivers uniquely enabled by recent advances in hydrologic modeling and remote sensing.","container-title":"Nature Communications","DOI":"10.1038/s41467-021-27228-1","ISSN":"2041-1723","issue":"1","journalAbbreviation":"Nat Commun","language":"en","license":"https://creativecommons.org/licenses/by/4.0","note":"publisher: Springer Science and Business Media LLC","source":"Crossref","title":"Recent changes to Arctic river discharge","URL":"https://www.nature.com/articles/s41467-021-27228-1","volume":"12","author":[{"family":"Feng","given":"Dongmei"},{"family":"Gleason","given":"Colin J."},{"family":"Lin","given":"Peirong"},{"family":"Yang","given":"Xiao"},{"family":"Pan","given":"Ming"},{"family":"Ishitsuka","given":"Yuta"}],"accessed":{"date-parts":[["2025",7,9]]},"issued":{"date-parts":[["2021",11,25]]}}},{"id":"enbnLFjO/4GqYsPdY","uris":["http://zotero.org/users/17210058/items/ZJQ5S3JI"],"itemData":{"id":33,"type":"article-journal","abstract":"We mapped daily streamflow from 1984 to 2018 in approximately 2.9 million rivers to assess recent changes to global river systems. We found that river outlets were dominated by significant decreases in flow, whereas headwaters were 1.7 times more likely to have significantly increased flow than decreased. These changes result in a significant upstream shift in streamflow experienced by about 29% of the global land surface. We found the most changes in the smallest steams in our study: increases in erosion potential (approximately 5% increase in stream power), flood frequency (approximately 42% increase in 100-year floods), and likely nutrient dynamics (altered seasonal flow regimes). We revealed these changes using “detail at scale” by mapping millions of individual rivers. Widely adopting this approach could reveal other changes to the hydrosphere.\n          , \n            Editor’s summary\n            Rivers begin as small systems in their headwaters and flow downstream to their mouths, displaying a range of physical and hydrological conditions that affect erosional patterns, sedimentation, energy distribution, and ecological communities. Feng and Gleason mapped daily streamflow in 2.9 million rivers globally to determine how their flow characteristics may have changed over the past several decades. They found that average flow volumes increased in headwaters and decreased in basin outlets since 1984. Among other consequences, these changes increased the frequency of 100-year flood occurrence in headwaters, whereas the flooding potential of downstream regions did not change. —H. Jesse Smith","container-title":"Science","DOI":"10.1126/science.adl5728","ISSN":"0036-8075, 1095-9203","issue":"6727","journalAbbreviation":"Science","language":"en","page":"1305-1311","source":"DOI.org (Crossref)","title":"More flow upstream and less flow downstream: The changing form and function of global rivers","title-short":"More flow upstream and less flow downstream","volume":"386","author":[{"family":"Feng","given":"Dongmei"},{"family":"Gleason","given":"Colin J."}],"issued":{"date-parts":[["2024",12,13]]}}}],"schema":"https://github.com/citation-style-language/schema/raw/master/csl-citation.json"} </w:instrText>
      </w:r>
      <w:r>
        <w:rPr>
          <w:rFonts w:ascii="Times New Roman" w:hAnsi="Times New Roman" w:cs="Times New Roman"/>
          <w:lang w:val="en-US"/>
        </w:rPr>
        <w:fldChar w:fldCharType="separate"/>
      </w:r>
      <w:r w:rsidR="00CB5996">
        <w:rPr>
          <w:rFonts w:ascii="Times New Roman" w:hAnsi="Times New Roman" w:cs="Times New Roman"/>
          <w:color w:val="0070C0"/>
          <w:lang w:val="en-US"/>
        </w:rPr>
        <w:t>(Feng et al., 2021b; Feng &amp; Gleason, 2024)</w:t>
      </w:r>
      <w:r>
        <w:rPr>
          <w:rFonts w:ascii="Times New Roman" w:hAnsi="Times New Roman" w:cs="Times New Roman"/>
          <w:lang w:val="en-US"/>
        </w:rPr>
        <w:fldChar w:fldCharType="end"/>
      </w:r>
      <w:r>
        <w:rPr>
          <w:rFonts w:ascii="Times New Roman" w:hAnsi="Times New Roman" w:cs="Times New Roman"/>
          <w:lang w:val="en-US"/>
        </w:rPr>
        <w:t>. We note that the two datasets have slightly different underlying routing model and runoff forcing, thus to prove their major difference is in human-pertubations rather than other areas, we compared them in highly regulated vs. natural gauges (</w:t>
      </w:r>
      <w:r>
        <w:rPr>
          <w:rFonts w:ascii="Times New Roman Bold" w:hAnsi="Times New Roman Bold" w:cs="Times New Roman Bold"/>
          <w:b/>
          <w:bCs/>
          <w:lang w:val="en-US"/>
        </w:rPr>
        <w:t xml:space="preserve">Fig. S2 </w:t>
      </w:r>
      <w:r>
        <w:rPr>
          <w:rFonts w:ascii="Times New Roman Bold" w:hAnsi="Times New Roman Bold" w:cs="Times New Roman Bold"/>
          <w:lang w:val="en-US"/>
        </w:rPr>
        <w:t>and</w:t>
      </w:r>
      <w:r>
        <w:rPr>
          <w:rFonts w:ascii="Times New Roman Bold" w:hAnsi="Times New Roman Bold" w:cs="Times New Roman Bold"/>
          <w:b/>
          <w:bCs/>
          <w:lang w:val="en-US"/>
        </w:rPr>
        <w:t xml:space="preserve"> Text S2</w:t>
      </w:r>
      <w:r>
        <w:rPr>
          <w:rFonts w:ascii="Times New Roman" w:hAnsi="Times New Roman" w:cs="Times New Roman"/>
          <w:lang w:val="en-US"/>
        </w:rPr>
        <w:t>), which shows an R</w:t>
      </w:r>
      <w:r>
        <w:rPr>
          <w:rFonts w:ascii="Times New Roman" w:hAnsi="Times New Roman" w:cs="Times New Roman"/>
          <w:vertAlign w:val="superscript"/>
          <w:lang w:val="en-US"/>
        </w:rPr>
        <w:t>2</w:t>
      </w:r>
      <w:r>
        <w:rPr>
          <w:rFonts w:ascii="Times New Roman" w:hAnsi="Times New Roman" w:cs="Times New Roman"/>
          <w:lang w:val="en-US"/>
        </w:rPr>
        <w:t xml:space="preserve"> difference of 0.75 (GRADES) vs 0.78 (GRDR) only at regulated gauges. This justifies the usage of these two datasets in representing naturalized and human-perturbed conditions. Eventually, the Multi-Error-Removed Improved-Terrain Hydrography</w:t>
      </w:r>
      <w:r>
        <w:rPr>
          <w:rFonts w:ascii="Times New Roman" w:hAnsi="Times New Roman" w:cs="Times New Roman" w:hint="eastAsia"/>
          <w:lang w:val="en-US"/>
        </w:rPr>
        <w:t xml:space="preserve"> </w:t>
      </w:r>
      <w:r>
        <w:rPr>
          <w:rFonts w:ascii="Times New Roman" w:hAnsi="Times New Roman" w:cs="Times New Roman"/>
          <w:lang w:val="en-US"/>
        </w:rPr>
        <w:t xml:space="preserve">(MERIT) Basins river network and sub-watershed datasets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{"citationID":"BLVtgDFw","properties":{"formattedCitation":"(Lin et al., 2021)","plainCitation":"(Lin et al., 2021)","noteIndex":0},"citationItems":[{"id":"enbnLFjO/SCXryJpV","uris":["http://zotero.org/users/17210058/items/VZPPFNA4"],"itemData":{"id":49,"type":"article-journal","abstract":"Abstract\n            \n              Spatial variability of river network drainage density (\n              D\n              \n                d\n              \n              ) is a key feature of river systems, yet few existing global hydrography datasets have properly accounted for it. Here, we present a new vector-based global hydrography that reasonably estimates the spatial variability of\n              D\n              \n                d\n              \n              worldwide. It is built by delineating channels from the latest 90-m Multi-Error-Removed Improved Terrain (MERIT) digital elevation model and flow direction/accumulation. A machine learning approach is developed to estimate\n              D\n              \n                d\n              \n              based on the global watershed-level climatic, topographic, hydrologic, and geologic conditions, where relationships between hydroclimate factors and\n              D\n              \n                d\n              \n              are trained using the high-quality National Hydrography Dataset Plus (NHDPlusV2) data. By benchmarking our dataset against HydroSHEDS and several regional hydrography datasets, we show the new river flowlines are in much better agreement with Landsat-derived centerlines, and improved\n              D\n              \n                d\n              \n              patterns of river networks (totaling ~75 million kilometers in length) are obtained. Basins and estimates of intermittent stream fraction are also delineated to support water resources management. This new dataset (MERIT Hydro–Vector) should enable full global modeling of river system processes at fine spatial resolutions.","container-title":"Scientific Data","DOI":"10.1038/s41597-021-00819-9","ISSN":"2052-4463","issue":"1","journalAbbreviation":"Sci Data","language":"en","page":"28","source":"DOI.org (Crossref)","title":"A new vector-based global river network dataset accounting for variable drainage density","volume":"8","author":[{"family":"Lin","given":"Peirong"},{"family":"Pan","given":"Ming"},{"family":"Wood","given":"Eric F."},{"family":"Yamazaki","given":"Dai"},{"family":"Allen","given":"George H."}],"issued":{"date-parts":[["2021",1,26]]}}}],"schema":"https://github.com/citation-style-language/schema/raw/master/csl-citation.json"}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color w:val="0070C0"/>
          <w:lang w:val="en-US"/>
        </w:rPr>
        <w:t>(Lin et al., 2021</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lang w:val="en-US"/>
        </w:rPr>
        <w:t xml:space="preserve"> are used to represent the directional flow and interconnectedness of a river network. </w:t>
      </w:r>
    </w:p>
    <w:p w14:paraId="5F7BC1D3" w14:textId="77777777" w:rsidR="00235A70" w:rsidRDefault="00000000">
      <w:pPr>
        <w:pStyle w:val="3"/>
        <w:numPr>
          <w:ilvl w:val="0"/>
          <w:numId w:val="4"/>
        </w:numPr>
        <w:spacing w:before="240" w:after="240" w:line="360" w:lineRule="auto"/>
        <w:jc w:val="both"/>
        <w:rPr>
          <w:rFonts w:ascii="Times New Roman Bold" w:hAnsi="Times New Roman Bold" w:cs="Times New Roman Bold"/>
          <w:b/>
          <w:bCs/>
          <w:color w:val="000000" w:themeColor="text1"/>
          <w:sz w:val="24"/>
          <w:szCs w:val="24"/>
          <w:lang w:val="en-US"/>
        </w:rPr>
      </w:pPr>
      <w:r>
        <w:rPr>
          <w:rFonts w:ascii="Times New Roman Bold" w:hAnsi="Times New Roman Bold" w:cs="Times New Roman Bold"/>
          <w:b/>
          <w:bCs/>
          <w:color w:val="000000" w:themeColor="text1"/>
          <w:sz w:val="24"/>
          <w:szCs w:val="24"/>
          <w:lang w:val="en-US"/>
        </w:rPr>
        <w:lastRenderedPageBreak/>
        <w:t>Precipitation data</w:t>
      </w:r>
    </w:p>
    <w:p w14:paraId="29C7A108" w14:textId="22913FEA" w:rsidR="00235A70" w:rsidRDefault="00000000">
      <w:pPr>
        <w:spacing w:before="240" w:after="240" w:line="240" w:lineRule="auto"/>
        <w:jc w:val="both"/>
        <w:rPr>
          <w:rFonts w:ascii="Times New Roman" w:hAnsi="Times New Roman" w:cs="Times New Roman"/>
          <w:lang w:val="en-US"/>
        </w:rPr>
      </w:pPr>
      <w:r>
        <w:rPr>
          <w:rFonts w:ascii="Times New Roman" w:hAnsi="Times New Roman" w:cs="Times New Roman"/>
          <w:lang w:val="en-US"/>
        </w:rPr>
        <w:t xml:space="preserve">    To examine the relationship between precipitation and runoff centroid locations, we extracted precipitation centroids using gridded reanalysis data. We use Multi-Source Weighted-Ensemble Precipitation (MSWEP)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{"citationID":"26hepDeP","properties":{"formattedCitation":"(Beck et al., 2017)","plainCitation":"(Beck et al., 2017)","noteIndex":0},"citationItems":[{"id":"enbnLFjO/tIXXMDDU","uris":["http://zotero.org/users/17210058/items/HUKYM589"],"itemData":{"id":51,"type":"article-journal","abstract":"Abstract. Current global precipitation (P) datasets do not take full advantage of the complementary nature of satellite and reanalysis data. Here, we present Multi-Source Weighted-Ensemble Precipitation (MSWEP) version 1.1, a global P dataset for the period 1979–2015 with a 3-hourly temporal and 0.25° spatial resolution, specifically designed for hydrological modeling. The design philosophy of MSWEP was to optimally merge the highest quality P data sources available as a function of timescale and location. The long-term mean of MSWEP was based on the CHPclim dataset but replaced with more accurate regional datasets where available. A correction for gauge under-catch and orographic effects was introduced by inferring catchment-average P from streamflow (Q) observations at 13 762 stations across the globe. The temporal variability of MSWEP was determined by weighted averaging of P anomalies from seven datasets; two based solely on interpolation of gauge observations (CPC Unified and GPCC), three on satellite remote sensing (CMORPH, GSMaP-MVK, and TMPA 3B42RT), and two on atmospheric model reanalysis (ERA-Interim and JRA-55). For each grid cell, the weight assigned to the gauge-based estimates was calculated from the gauge network density, while the weights assigned to the satellite- and reanalysis-based estimates were calculated from their comparative performance at the surrounding gauges. The quality of MSWEP was compared against four state-of-the-art gauge-adjusted P datasets (WFDEI-CRU, GPCP-1DD, TMPA 3B42, and CPC Unified) using independent P data from 125 FLUXNET tower stations around the globe. MSWEP obtained the highest daily correlation coefficient (R) among the five P datasets for 60.0 % of the stations and a median R of 0.67 vs. 0.44–0.59 for the other datasets. We further evaluated the performance of MSWEP using hydrological modeling for 9011 catchments (&lt; 50 000 km2) across the globe. Specifically, we calibrated the simple conceptual hydrological model HBV (Hydrologiska Byråns Vattenbalansavdelning) against daily Q observations with P from each of the different datasets. For the 1058 sparsely gauged catchments, representative of 83.9 % of the global land surface (excluding Antarctica), MSWEP obtained a median calibration NSE of 0.52 vs. 0.29–0.39 for the other P datasets. MSWEP is available via http://www.gloh2o.org.","container-title":"Hydrology and Earth System Sciences","DOI":"10.5194/hess-21-589-2017","ISSN":"1607-7938","issue":"1","journalAbbreviation":"Hydrol. Earth Syst. Sci.","language":"en","license":"https://creativecommons.org/licenses/by/3.0/","page":"589-615","source":"DOI.org (Crossref)","title":"MSWEP: 3-hourly 0.25° global gridded precipitation (1979–2015) by merging gauge, satellite, and reanalysis data","title-short":"MSWEP","volume":"21","author":[{"family":"Beck","given":"Hylke E."},{"family":"Van Dijk","given":"Albert I. J. M."},{"family":"Levizzani","given":"Vincenzo"},{"family":"Schellekens","given":"Jaap"},{"family":"Miralles","given":"Diego G."},{"family":"Martens","given":"Brecht"},{"family":"De Roo","given":"Ad"}],"issued":{"date-parts":[["2017",1,30]]}}}],"schema":"https://github.com/citation-style-language/schema/raw/master/csl-citation.json"}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(Beck et al., 2017)</w:t>
      </w:r>
      <w:r>
        <w:rPr>
          <w:rFonts w:ascii="Times New Roman" w:hAnsi="Times New Roman" w:cs="Times New Roman"/>
          <w:color w:val="0070C0"/>
          <w:lang w:val="en-US"/>
        </w:rPr>
        <w:fldChar w:fldCharType="end"/>
      </w:r>
      <w:r>
        <w:rPr>
          <w:rFonts w:ascii="Times New Roman" w:hAnsi="Times New Roman" w:cs="Times New Roman"/>
          <w:lang w:val="en-US"/>
        </w:rPr>
        <w:t xml:space="preserve"> combining gauge observations, satellite products, and reanalysis results as precipitation data. The precipitation data is also used to identify monsoon basins, which are defined as basins with mean winter-summer precipitation difference exceeding 180 mm and local summer precipitation exceeding 35% of annual rainfall</w:t>
      </w:r>
      <w:r>
        <w:rPr>
          <w:rFonts w:ascii="Times New Roman" w:hAnsi="Times New Roman" w:cs="Times New Roman" w:hint="eastAsia"/>
          <w:lang w:val="en-US"/>
        </w:rPr>
        <w:t xml:space="preserve">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{"citationID":"09RADr7x","properties":{"formattedCitation":"(Wang &amp; Ding, 2006)","plainCitation":"(Wang &amp; Ding, 2006)","noteIndex":0},"citationItems":[{"id":"enbnLFjO/aiQFxgH8","uris":["http://zotero.org/users/17210058/item</w:instrText>
      </w:r>
      <w:r w:rsidR="00CB5996">
        <w:rPr>
          <w:rFonts w:ascii="Times New Roman" w:hAnsi="Times New Roman" w:cs="Times New Roman" w:hint="eastAsia"/>
          <w:lang w:val="en-US"/>
        </w:rPr>
        <w:instrText>s/HJ4LQNUP"],"itemData":{"id":110,"type":"article-journal","abstract":"Changes in the global monsoon rainfall over land were examined using four sets of rain</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gauge precipitation data sets compiled for the period of 1948</w:instrText>
      </w:r>
      <w:r w:rsidR="00CB5996">
        <w:rPr>
          <w:rFonts w:ascii="Times New Roman" w:hAnsi="Times New Roman" w:cs="Times New Roman" w:hint="eastAsia"/>
          <w:lang w:val="en-US"/>
        </w:rPr>
        <w:instrText>–</w:instrText>
      </w:r>
      <w:r w:rsidR="00CB5996">
        <w:rPr>
          <w:rFonts w:ascii="Times New Roman" w:hAnsi="Times New Roman" w:cs="Times New Roman" w:hint="eastAsia"/>
          <w:lang w:val="en-US"/>
        </w:rPr>
        <w:instrText>2003 by climate diagnostic groups a</w:instrText>
      </w:r>
      <w:r w:rsidR="00CB5996">
        <w:rPr>
          <w:rFonts w:ascii="Times New Roman" w:hAnsi="Times New Roman" w:cs="Times New Roman"/>
          <w:lang w:val="en-US"/>
        </w:rPr>
        <w:instrText>round the world. Here, we define a global monsoon rain domain according to annual precipitation range, using simple objective criteria; then, we propose metrics for quantifying the intensity of the global monsoon precipitation. The results suggest an overall weakening of the global land monsoon precipitation in the last 56 years, primarily due to weakening of the summer monsoon rainfall in the Northern Hemisphere. However, since 1980, the global land monsoon rainfall has seen no significant trend, which c</w:instrText>
      </w:r>
      <w:r w:rsidR="00CB5996">
        <w:rPr>
          <w:rFonts w:ascii="Times New Roman" w:hAnsi="Times New Roman" w:cs="Times New Roman" w:hint="eastAsia"/>
          <w:lang w:val="en-US"/>
        </w:rPr>
        <w:instrText>ontrasts with the rapid intensification of global warming during the same period. Meanwhile the oceanic monsoon precipitation shows an increasing trend after 1980. The results provide a rigorous test for climate models that will be used in future climate</w:instrText>
      </w:r>
      <w:r w:rsidR="00CB5996">
        <w:rPr>
          <w:rFonts w:ascii="Times New Roman" w:hAnsi="Times New Roman" w:cs="Times New Roman" w:hint="eastAsia"/>
          <w:lang w:val="en-US"/>
        </w:rPr>
        <w:instrText>‐</w:instrText>
      </w:r>
      <w:r w:rsidR="00CB5996">
        <w:rPr>
          <w:rFonts w:ascii="Times New Roman" w:hAnsi="Times New Roman" w:cs="Times New Roman"/>
          <w:lang w:val="en-US"/>
        </w:rPr>
        <w:instrText xml:space="preserve">change assessment.","container-title":"Geophysical Research Letters","DOI":"10.1029/2005gl025347","ISSN":"0094-8276, 1944-8007","issue":"6","language":"en","license":"http://onlinelibrary.wiley.com/termsAndConditions#vor","note":"publisher: American Geophysical Union (AGU)","source":"Crossref","title":"Changes in global monsoon precipitation over the past 56 years","URL":"https://agupubs.onlinelibrary.wiley.com/doi/10.1029/2005GL025347","volume":"33","author":[{"family":"Wang","given":""},{"family":"Ding","given":"Qinghua"}],"accessed":{"date-parts":[["2025",7,10]]},"issued":{"date-parts":[["2006",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color w:val="0070C0"/>
          <w:lang w:val="en-US"/>
        </w:rPr>
        <w:t>(Wang &amp; Ding, 2006</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lang w:val="en-US"/>
        </w:rPr>
        <w:t>.</w:t>
      </w:r>
    </w:p>
    <w:p w14:paraId="6A798087" w14:textId="77777777" w:rsidR="00235A70" w:rsidRDefault="00000000">
      <w:pPr>
        <w:pStyle w:val="3"/>
        <w:numPr>
          <w:ilvl w:val="0"/>
          <w:numId w:val="4"/>
        </w:numPr>
        <w:spacing w:before="240" w:after="240" w:line="360" w:lineRule="auto"/>
        <w:jc w:val="both"/>
        <w:rPr>
          <w:rFonts w:ascii="Times New Roman Bold" w:hAnsi="Times New Roman Bold" w:cs="Times New Roman Bold"/>
          <w:b/>
          <w:bCs/>
          <w:color w:val="000000" w:themeColor="text1"/>
          <w:sz w:val="24"/>
          <w:szCs w:val="24"/>
          <w:lang w:val="en-US"/>
        </w:rPr>
      </w:pPr>
      <w:r>
        <w:rPr>
          <w:rFonts w:ascii="Times New Roman Bold" w:hAnsi="Times New Roman Bold" w:cs="Times New Roman Bold"/>
          <w:b/>
          <w:bCs/>
          <w:color w:val="000000" w:themeColor="text1"/>
          <w:sz w:val="24"/>
          <w:szCs w:val="24"/>
          <w:lang w:val="en-US"/>
        </w:rPr>
        <w:t>Urban, dams, cropland, elevation, and lake</w:t>
      </w:r>
    </w:p>
    <w:p w14:paraId="5244A5F7" w14:textId="66B9EC86" w:rsidR="00235A70" w:rsidRDefault="00000000">
      <w:pPr>
        <w:spacing w:before="240" w:after="240" w:line="240" w:lineRule="auto"/>
        <w:jc w:val="both"/>
        <w:rPr>
          <w:rFonts w:ascii="Times New Roman" w:hAnsi="Times New Roman" w:cs="Times New Roman"/>
          <w:b/>
          <w:bCs/>
          <w:color w:val="000000" w:themeColor="text1"/>
          <w:sz w:val="28"/>
          <w:szCs w:val="28"/>
          <w:lang w:val="en-US"/>
        </w:rPr>
      </w:pPr>
      <w:r>
        <w:rPr>
          <w:rFonts w:ascii="Times New Roman" w:hAnsi="Times New Roman" w:cs="Times New Roman"/>
          <w:lang w:val="en-US"/>
        </w:rPr>
        <w:t xml:space="preserve">        To verify the physical relevance or importance of the centroid locations, we combine multi-source data to automatically locate important geographic features near the centroids. We use </w:t>
      </w:r>
      <w:r>
        <w:rPr>
          <w:rFonts w:ascii="Times New Roman" w:hAnsi="Times New Roman" w:cs="Times New Roman" w:hint="eastAsia"/>
          <w:lang w:val="en-US"/>
        </w:rPr>
        <w:t>Global</w:t>
      </w:r>
      <w:r>
        <w:rPr>
          <w:rFonts w:ascii="Times New Roman" w:hAnsi="Times New Roman" w:cs="Times New Roman"/>
          <w:lang w:val="en-US"/>
        </w:rPr>
        <w:t xml:space="preserve"> Urban Boundary (GUB) data generated from Global Artificial Impervious Area (GAIA) dataset to represent urban areas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{"citationID":"arWdgks6","properties":{"formattedCitation":"(Li et al., 2020)","plainCitation":"(Li et al., 2020)","noteIndex":0},"citationItems":[{"id":"enbnLFjO/6MaRFR8b","uris":["http://zotero.org/users/17210058/items/CWVABACZ"],"itemData":{"id":31,"type":"article-journal","abstract":"Abstract\n            \n              Urban boundaries, an essential property of cities, are widely used in many urban studies. However, extracting urban boundaries from satellite images is still a great challenge, especially at a global scale and a fine resolution. In this study, we developed an automatic delineation framework to generate a multi-temporal dataset of global urban boundaries (GUB) using 30 m global artificial impervious area (GAIA) data. First, we delineated an initial urban boundary by filling inner non-urban areas of each city. A kernel density estimation approach and cellular-automata based urban growth modeling were jointly used in this step. Second, we improved the initial urban boundaries around urban fringe areas, using a morphological approach by dilating and eroding the derived urban extent. We implemented this delineation on the Google Earth Engine platform and generated a 30 m resolution global urban boundary dataset in seven representative years (i.e. 1990, 1995, 2000, 2005, 2010, 2015, and 2018). Our extracted urban boundaries show a good agreement with results derived from nighttime light data and human interpretation, and they can well delineate the urban extent of cities when compared with high-resolution Google Earth images. The total area of 65 582 GUBs, each of which exceeds 1 km\n              2\n              , is 809 664 km\n              2\n              in 2018. The impervious surface areas account for approximately 60% of the total. From 1990 to 2018, the proportion of impervious areas in delineated boundaries increased from 53% to 60%, suggesting a compact urban growth over the past decades. We found that the United States has the highest per capita urban area (i.e. more than 900 m\n              2\n              ) among the top 10 most urbanized nations in 2018. This dataset provides a physical boundary of urban areas that can be used to study the impact of urbanization on food security, biodiversity, climate change, and urban health. The GUB dataset can be accessed from\n              http://data.ess.tsinghua.edu.cn\n              .","container-title":"Environmental Research Letters","DOI":"10.1088/1748-9326/ab9be3","ISSN":"1748-9326","issue":"9","journalAbbreviation":"Environ. Res. Lett.","language":"en","page":"094044","source":"DOI.org (Crossref)","title":"Mapping global urban boundaries from the global artificial impervious area (GAIA) data","volume":"15","author":[{"family":"Li","given":"Xuecao"},{"family":"Gong","given":"Peng"},{"family":"Zhou","given":"Yuyu"},{"family":"Wang","given":"Jie"},{"family":"Bai","given":"Yuqi"},{"family":"Chen","given":"Bin"},{"family":"Hu","given":"Tengyun"},{"family":"Xiao","given":"Yixiong"},{"family":"Xu","given":"Bing"},{"family":"Yang","given":"Jun"},{"family":"Liu","given":"Xiaoping"},{"family":"Cai","given":"Wenjia"},{"family":"Huang","given":"Huabing"},{"family":"Wu","given":"Tinghai"},{"family":"Wang","given":"Xi"},{"family":"Lin","given":"Peng"},{"family":"Li","given":"Xun"},{"family":"Chen","given":"Jin"},{"family":"He","given":"Chunyang"},{"family":"Li","given":"Xia"},{"family":"Yu","given":"Le"},{"family":"Clinton","given":"Nicholas"},{"family":"Zhu","given":"Zhiliang"}],"issued":{"date-parts":[["2020",9,1]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lang w:val="en-US"/>
        </w:rPr>
        <w:t>(</w:t>
      </w:r>
      <w:r>
        <w:rPr>
          <w:rFonts w:ascii="Times New Roman" w:hAnsi="Times New Roman" w:cs="Times New Roman"/>
          <w:color w:val="0070C0"/>
          <w:lang w:val="en-US"/>
        </w:rPr>
        <w:t>Li et al., 2020</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lang w:val="en-US"/>
        </w:rPr>
        <w:t>. Polygons over 500 km</w:t>
      </w:r>
      <w:r>
        <w:rPr>
          <w:rFonts w:ascii="Times New Roman" w:hAnsi="Times New Roman" w:cs="Times New Roman"/>
          <w:vertAlign w:val="superscript"/>
          <w:lang w:val="en-US"/>
        </w:rPr>
        <w:t>2</w:t>
      </w:r>
      <w:r>
        <w:rPr>
          <w:rFonts w:ascii="Times New Roman" w:hAnsi="Times New Roman" w:cs="Times New Roman"/>
          <w:lang w:val="en-US"/>
        </w:rPr>
        <w:t xml:space="preserve"> are </w:t>
      </w:r>
      <w:r>
        <w:rPr>
          <w:rFonts w:ascii="Times New Roman" w:hAnsi="Times New Roman" w:cs="Times New Roman" w:hint="eastAsia"/>
          <w:lang w:val="en-US"/>
        </w:rPr>
        <w:t>consid</w:t>
      </w:r>
      <w:r>
        <w:rPr>
          <w:rFonts w:ascii="Times New Roman" w:hAnsi="Times New Roman" w:cs="Times New Roman"/>
          <w:lang w:val="en-US"/>
        </w:rPr>
        <w:t xml:space="preserve">ered as major cities, and those intersecting 20 km buffers of the mainstem river reaches were identified as the major cities located near the centroid location. Dams from GeoDAR (Georeferenced global Dams And Reservoirs) dataset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{"citationID":"WHbCGeGf","properties":{"formattedCitation":"(Wang et al., 2022)","plainCitation":"(Wang et al., 2022)","noteIndex":0},"citationItems":[{"id":"enbnLFjO/cI8KaFXb","uris":["http://zotero.org/users/17210058/items/44SMNYPL"],"itemData":{"id":53,"type":"article-journal","abstract":"Dams and reservoirs are among the most widespread human-made infrastructures on Earth. Despite their societal and environmental signiﬁcance, spatial inventories of dams and reservoirs, even for the large ones, are insufﬁcient. A dilemma of the existing georeferenced dam datasets is the polarized focus on either dam quantity and spatial coverage (e.g., GlObal geOreferenced Database of Dams, GOODD) or detailed attributes for a limited dam quantity or region (e.g., GRanD (Global Reservoir and Dam database) and national inventories). One of the most comprehensive datasets, the World Register of Dams (WRD), maintained by the International Commission on Large Dams (ICOLD), documents nearly 60 000 dams with an extensive suite of attributes. Unfortunately, the WRD records provide no geographic coordinates, limiting the beneﬁts of their attributes for spatially explicit applications. To bridge the gap between attribute accessibility and spatial explicitness, we introduce the Georeferenced global Dams And Reservoirs (GeoDAR) dataset, created by utilizing the Google Maps geocoding application programming interface (API) and multi-source inventories. We release GeoDAR in two successive versions (v1.0 and v1.1) at https://doi.org/10.5281/zenodo.6163413 (Wang et al., 2022). GeoDAR v1.0 holds 22 560 dam points georeferenced from the WRD, whereas v1.1 consists of (a) 24 783 dam points after a harmonization between GeoDAR v1.0 and GRanD v1.3 and (b) 21 515 reservoir polygons retrieved from high-resolution water masks based on a one-to-one relationship between dams and reservoirs. Due to geocoding challenges, GeoDAR spatially resolved </w:instrText>
      </w:r>
      <w:r w:rsidR="00CB5996">
        <w:rPr>
          <w:rFonts w:ascii="Cambria Math" w:hAnsi="Cambria Math" w:cs="Cambria Math"/>
          <w:lang w:val="en-US"/>
        </w:rPr>
        <w:instrText>∼</w:instrText>
      </w:r>
      <w:r w:rsidR="00CB5996">
        <w:rPr>
          <w:rFonts w:ascii="Times New Roman" w:hAnsi="Times New Roman" w:cs="Times New Roman"/>
          <w:lang w:val="en-US"/>
        </w:rPr>
        <w:instrText xml:space="preserve"> 40 % of the records in the WRD, which, however, comprise over 90 % of the total reservoir area, catchment area, and reservoir storage capacity. GeoDAR does not release the proprietary WRD attributes, but upon individual user requests we may provide assistance in associating GeoDAR spatial features with the WRD attribute information that users have acquired from ICOLD. Despite this limit, GeoDAR, with a dam quantity triple that of GRanD, signiﬁcantly enhances the spatial details of smaller but more widespread dams and reservoirs and complements other existing global dam inventories. Along with its extended attribute accessibility, GeoDAR is expected to beneﬁt a broad range of applications in hydrologic modeling, water resource management, ecosystem health, and energy planning.","container-title":"Earth System Science Data","DOI":"10.5194/essd-14-1869-2022","ISSN":"1866-3516","issue":"4","journalAbbreviation":"Earth Syst. Sci. Data","language":"en","license":"https://creativecommons.org/licenses/by/4.0/","page":"1869-1899","source":"DOI.org (Crossref)","title":"GeoDAR: georeferenced global dams and reservoirs dataset for bridging attributes and geolocations","title-short":"GeoDAR","volume":"14","author":[{"family":"Wang","given":""},{"family":"Walter","given":"Blake A."},{"family":"Yao","given":"Fangfang"},{"family":"Song","given":"Chunqiao"},{"family":"Ding","given":"Meng"},{"family":"Maroof","given":"Abu Sayeed"},{"family":"Zhu","given":"Jingying"},{"family":"Fan","given":"Chenyu"},{"family":"McAlister","given":"Jordan M."},{"family":"Sikder","given":"Safat"},{"family":"Sheng","given":"Yongwei"},{"family":"Allen","given":"George H."},{"family":"Crétaux","given":"Jean-François"},{"family":"Wada","given":"Yoshihide"}],"issued":{"date-parts":[["2022",4,21]]}}}],"schema":"https://github.com/citation-style-language/schema/raw/master/csl-citation.json"}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lang w:val="en-US"/>
        </w:rPr>
        <w:t>(</w:t>
      </w:r>
      <w:r>
        <w:rPr>
          <w:rFonts w:ascii="Times New Roman" w:hAnsi="Times New Roman" w:cs="Times New Roman"/>
          <w:color w:val="0070C0"/>
          <w:lang w:val="en-US"/>
        </w:rPr>
        <w:t>Wang et al., 2022</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hint="eastAsia"/>
          <w:lang w:val="en-US"/>
        </w:rPr>
        <w:t xml:space="preserve"> are</w:t>
      </w:r>
      <w:r>
        <w:rPr>
          <w:rFonts w:ascii="Times New Roman" w:hAnsi="Times New Roman" w:cs="Times New Roman"/>
          <w:lang w:val="en-US"/>
        </w:rPr>
        <w:t xml:space="preserve"> used, and points within 10 km buffers of the mainstem river reaches were identified as the dam near the centroid. We also extracted cropland within 1</w:t>
      </w:r>
      <w:r>
        <w:rPr>
          <w:rFonts w:ascii="Times New Roman" w:hAnsi="Times New Roman" w:cs="Times New Roman" w:hint="eastAsia"/>
          <w:lang w:val="en-US"/>
        </w:rPr>
        <w:t>5</w:t>
      </w:r>
      <w:r>
        <w:rPr>
          <w:rFonts w:ascii="Times New Roman" w:hAnsi="Times New Roman" w:cs="Times New Roman"/>
          <w:lang w:val="en-US"/>
        </w:rPr>
        <w:t xml:space="preserve">0 km buffers of the centroids using the Global Irrigated Area Mapping (GIAM) data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{"citationID":"sDAhWMfS","properties":{"formattedCitation":"(Thenkabail et al., 2008)","plainCitation":"(Thenkabail et al., 2008)","noteIndex":0},"citationItems":[{"id":"enbnLFjO/cQfHKq4w","uris":["http://zotero.org/users/17210058/items/Q43H7PNT"],"itemData":{"id":73,"type":"book","abstract":"Thenkabail, P.S., Biradar, C.M., Noojipady, P., Dheeravath, V., Li, Y.J., Velpuri, M., Reddy, G.P.O., Cai, X. L., Gumma, M., Turral, H., Vithanage, J., Schull, M., and Dutta, R. 2008. A Global Irrigated Area Map (GIAM) Using Remote Sensing at the End of the Last Millennium. International Water Management Institute. pp63.","ISBN":"978-92-9090-646-9","language":"en","note":"DOI: 10.5337/2011.0024","publisher":"International Water Management Institute (IWMI)","source":"DOI.org (Crossref)","title":"A Global Irrigated Area Map (GIAM) using remote sensing at the end of the last millennium","URL":"http://www.iwmigiam.org/info/GMI-DOC/GIAM-world-book.pdf","author":[{"family":"Thenkabail","given":"Prasad S."},{"family":"Biradar","given":"Chandrashekhar M."},{"family":"Noojipady","given":"P."},{"family":"Dheeravath","given":"Venkateswarlu"},{"family":"Li","given":"Yuan Jie"},{"family":"Velpuri","given":"M."},{"family":"Reddy","given":"G. P. O."},{"family":"Cai","given":"Xueliang"},{"family":"Gumma","given":"Murali Krishna"},{"family":"Turral","given":"Hugh"},{"family":"Vithanage","given":"Jagath"},{"family":"Schull","given":"M."},{"family":"Dutta","given":"R."}],"accessed":{"date-parts":[["2025",6,27]]},"issued":{"date-parts":[["2008"]]}}}],"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(Thenkabail et al., 2008)</w:t>
      </w:r>
      <w:r>
        <w:rPr>
          <w:rFonts w:ascii="Times New Roman" w:hAnsi="Times New Roman" w:cs="Times New Roman"/>
          <w:color w:val="0070C0"/>
          <w:lang w:val="en-US"/>
        </w:rPr>
        <w:fldChar w:fldCharType="end"/>
      </w:r>
      <w:r>
        <w:rPr>
          <w:rFonts w:ascii="Times New Roman" w:hAnsi="Times New Roman" w:cs="Times New Roman"/>
          <w:color w:val="0070C0"/>
          <w:lang w:val="en-US"/>
        </w:rPr>
        <w:t xml:space="preserve"> </w:t>
      </w:r>
      <w:r>
        <w:rPr>
          <w:rFonts w:ascii="Times New Roman" w:hAnsi="Times New Roman" w:cs="Times New Roman"/>
          <w:lang w:val="en-US"/>
        </w:rPr>
        <w:t xml:space="preserve">to identify centroids overlapping with irrigation activities. We also extracted the reprocessed MERIT DEM data, upscaled from 90 m to 1 km </w:t>
      </w:r>
      <w:r>
        <w:rPr>
          <w:rFonts w:ascii="Times New Roman" w:hAnsi="Times New Roman" w:cs="Times New Roman"/>
          <w:color w:val="0070C0"/>
          <w:lang w:val="en-US"/>
        </w:rPr>
        <w:fldChar w:fldCharType="begin"/>
      </w:r>
      <w:r w:rsidR="00CB5996">
        <w:rPr>
          <w:rFonts w:ascii="Times New Roman" w:hAnsi="Times New Roman" w:cs="Times New Roman"/>
          <w:color w:val="0070C0"/>
          <w:lang w:val="en-US"/>
        </w:rPr>
        <w:instrText xml:space="preserve"> ADDIN ZOTERO_ITEM CSL_CITATION {"citationID":"563bv2Zx","properties":{"formattedCitation":"(Zheng et al., 2024)","plainCitation":"(Zheng et al., 2024)","noteIndex":0},"citationItems":[{"id":"enbnLFjO/adZYorCR","uris":["http://zotero.org/users/17210058/items/L3DA5RPD"],"itemData":{"id":61,"type":"article-journal","abstract":"Floodplains are a vital part of the global riverine system. Among all the global ﬂoodplain delineation strategies empowered by remote sensing, digital elevation model (DEM)-based delineation is considered to be computationally efﬁcient with relatively low uncertainties, but the parsimonious model struggles with incorporating the basin-level spatial heterogeneity of the hydrological and geomorphic inﬂuences into the map. In this study, we propose a globally applicable thresholding scheme for DEM-based ﬂoodplain delineation to improve the representation of spatial heterogeneity. Speciﬁcally, we develop a stepwise approach to estimate the ﬂoodplain hydraulic geometry (FHG) scaling parameters for river basins worldwide at the scale of the level-3 HydroBASINS to best respect the scaling law while approximating the spatial extent of two publicly available global ﬂood maps derived from hydrodynamic modeling. The estimated FHG exponent exhibits a signiﬁcant positive relationship with the basins’ hydroclimatic conditions, particularly in 33 of the world’s major river basins, indicating the ability of the approach to capture ﬁngerprints from heterogeneous hydrological and geomorphic inﬂuences. Based on the spatially varying FHG parameters, a </w:instrText>
      </w:r>
      <w:r w:rsidR="00CB5996">
        <w:rPr>
          <w:rFonts w:ascii="Cambria Math" w:hAnsi="Cambria Math" w:cs="Cambria Math"/>
          <w:color w:val="0070C0"/>
          <w:lang w:val="en-US"/>
        </w:rPr>
        <w:instrText>∼</w:instrText>
      </w:r>
      <w:r w:rsidR="00CB5996">
        <w:rPr>
          <w:rFonts w:ascii="Times New Roman" w:hAnsi="Times New Roman" w:cs="Times New Roman"/>
          <w:color w:val="0070C0"/>
          <w:lang w:val="en-US"/>
        </w:rPr>
        <w:instrText xml:space="preserve"> 90 m resolution global ﬂoodplain map named the Spatial Heterogeneity Improved Floodplain by Terrain analysis (SHIFT) is delineated, which takes the hydrologically corrected MERIT Hydro dataset as the DEM inputs and the height above nearest drainage (HAND) as the terrain attribute. Our results demonstrate that SHIFT validates better with reference maps than both hydrodynamic-modeling- and DEM-based approaches with universal parameters. The improved delineation mainly includes better differentiation between main streams and tributaries in major basins and a more comprehensive representation of stream networks in aggregated river basins. SHIFT estimates the global ﬂoodplain area to be 9.91×106 km2, representing 6.6 % of the world’s total land area. SHIFT data layers are available at two spatial resolutions (90 m and 1 km), along with the updated parameters, at https://doi.org/10.5281/zenodo.11835133 (Zheng et al., 2024). We anticipate that SHIFT will be used to support applications requiring boundary delineations of the global geomorphic ﬂoodplains.","container-title":"Earth System Science Data","DOI":"10.5194/essd-16-3873-2024","ISSN":"1866-3516","issue":"8","journalAbbreviation":"Earth Syst. Sci. Data","language":"en","license":"https://creativecommons.org/licenses/by/4.0/","page":"3873-3891","source":"DOI.org (Crossref)","title":"SHIFT: a spatial-heterogeneity improvement in DEM-based mapping of global geomorphic floodplains","title-short":"SHIFT","volume":"16","author":[{"family":"Zheng","given":"Kaihao"},{"family":"Lin","given":"Peirong"},{"family":"Yin","given":"Ziyun"}],"issued":{"date-parts":[["2024",8,28]]}}}],"schema":"https://github.com/citation-style-language/schema/raw/master/csl-citation.json"} </w:instrText>
      </w:r>
      <w:r>
        <w:rPr>
          <w:rFonts w:ascii="Times New Roman" w:hAnsi="Times New Roman" w:cs="Times New Roman"/>
          <w:color w:val="0070C0"/>
          <w:lang w:val="en-US"/>
        </w:rPr>
        <w:fldChar w:fldCharType="separate"/>
      </w:r>
      <w:r>
        <w:rPr>
          <w:rFonts w:ascii="Times New Roman" w:hAnsi="Times New Roman" w:cs="Times New Roman"/>
          <w:color w:val="0070C0"/>
          <w:lang w:val="en-US"/>
        </w:rPr>
        <w:t>(Zheng et al., 2024)</w:t>
      </w:r>
      <w:r>
        <w:rPr>
          <w:rFonts w:ascii="Times New Roman" w:hAnsi="Times New Roman" w:cs="Times New Roman"/>
          <w:color w:val="0070C0"/>
          <w:lang w:val="en-US"/>
        </w:rPr>
        <w:fldChar w:fldCharType="end"/>
      </w:r>
      <w:r>
        <w:rPr>
          <w:rFonts w:ascii="Times New Roman" w:hAnsi="Times New Roman" w:cs="Times New Roman"/>
          <w:lang w:val="en-US"/>
        </w:rPr>
        <w:t xml:space="preserve">, for each river reach, with the goal to obtain the topographic profiles of each river mainstem. HydroLAKES, which is a comprehensive global dataset that provides detailed spatial and attribute information on over 1.4 million lakes worldwide, including their geographic location, surface area, volume, and hydrological characteristics </w:t>
      </w:r>
      <w:r>
        <w:rPr>
          <w:rFonts w:ascii="Times New Roman" w:hAnsi="Times New Roman" w:cs="Times New Roman"/>
          <w:lang w:val="en-US"/>
        </w:rPr>
        <w:fldChar w:fldCharType="begin"/>
      </w:r>
      <w:r w:rsidR="00CB5996">
        <w:rPr>
          <w:rFonts w:ascii="Times New Roman" w:hAnsi="Times New Roman" w:cs="Times New Roman"/>
          <w:lang w:val="en-US"/>
        </w:rPr>
        <w:instrText xml:space="preserve"> ADDIN ZOTERO_ITEM CSL_CITATION {"citationID":"0tnSrct0","properties":{"formattedCitation":"(Messager et al., 2016)","plainCitation":"(Messager et al., 2016)","noteIndex":0},"citationItems":[{"id":"enbnLFjO/DsFoECNu","uris":["http://zotero.org/users/17210058/items/V59E76W4"],"itemData":{"id":119,"type":"article-journal","abstract":"AbstractLakes are key components of biogeochemical and ecological processes, thus knowledge about their distribution, volume and residence time is crucial in understanding their properties and interactions within the Earth system. However, global information is scarce and inconsistent across spatial scales and regions. Here we develop a geo-statistical model to estimate the volume of global lakes with a surface area of at least 10 ha based on the surrounding terrain information. Our spatially resolved database shows 1.42 million individual polygons of natural lakes with a total surface area of 2.67 × 106 km2 (1.8% of global land area), a total shoreline length of 7.2 × 106 km (about four times longer than the world’s ocean coastline) and a total volume of 181.9 × 103 km3 (0.8% of total global non-frozen terrestrial water stocks). We also compute mean and median hydraulic residence times for all lakes to be 1,834 days and 456 days, respectively.","container-title":"Nature Communications","DOI":"10.1038/ncomms13603","ISSN":"2041-1723","issue":"1","journalAbbreviation":"Nat Commun","language":"en","license":"https://creativecommons.org/licenses/by/4.0","note":"publisher: Springer Science and Business Media LLC","source":"Crossref","title":"Estimating the volume and age of water stored in global lakes using a geo-statistical approach","URL":"https://www.nature.com/articles/ncomms13603","volume":"7","author":[{"family":"Messager","given":"Mathis Loïc"},{"family":"Lehner","given":"Bernhard"},{"family":"Grill","given":"Günther"},{"family":"Nedeva","given":"Irena"},{"family":"Schmitt","given":"Oliver"}],"accessed":{"date-parts":[["2025",7,23]]},"issued":{"date-parts":[["2016",12,15]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color w:val="0070C0"/>
          <w:lang w:val="en-US"/>
        </w:rPr>
        <w:t>(Messager et al., 2016</w:t>
      </w:r>
      <w:r>
        <w:rPr>
          <w:rFonts w:ascii="Times New Roman" w:hAnsi="Times New Roman" w:cs="Times New Roman"/>
          <w:lang w:val="en-US"/>
        </w:rPr>
        <w:t>)</w:t>
      </w:r>
      <w:r>
        <w:rPr>
          <w:rFonts w:ascii="Times New Roman" w:hAnsi="Times New Roman" w:cs="Times New Roman"/>
          <w:lang w:val="en-US"/>
        </w:rPr>
        <w:fldChar w:fldCharType="end"/>
      </w:r>
      <w:r>
        <w:rPr>
          <w:rFonts w:ascii="Times New Roman" w:hAnsi="Times New Roman" w:cs="Times New Roman"/>
          <w:lang w:val="en-US"/>
        </w:rPr>
        <w:t>.</w:t>
      </w:r>
    </w:p>
    <w:p w14:paraId="2E9FD64A" w14:textId="77777777" w:rsidR="00235A70" w:rsidRDefault="00000000">
      <w:pPr>
        <w:pStyle w:val="1"/>
        <w:numPr>
          <w:ilvl w:val="0"/>
          <w:numId w:val="2"/>
        </w:numPr>
        <w:spacing w:line="360" w:lineRule="auto"/>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t xml:space="preserve"> Results </w:t>
      </w:r>
    </w:p>
    <w:p w14:paraId="44EC9B64" w14:textId="77777777" w:rsidR="00235A70" w:rsidRDefault="00000000">
      <w:pPr>
        <w:pStyle w:val="2"/>
        <w:spacing w:before="240" w:after="240" w:line="360" w:lineRule="auto"/>
        <w:jc w:val="both"/>
        <w:rPr>
          <w:rFonts w:ascii="Times New Roman Bold" w:hAnsi="Times New Roman Bold" w:cs="Times New Roman Bold"/>
          <w:b/>
          <w:bCs/>
          <w:color w:val="000000" w:themeColor="text1"/>
          <w:sz w:val="28"/>
          <w:szCs w:val="28"/>
          <w:lang w:val="en-US"/>
        </w:rPr>
      </w:pPr>
      <w:r>
        <w:rPr>
          <w:rFonts w:ascii="Times New Roman Bold" w:hAnsi="Times New Roman Bold" w:cs="Times New Roman Bold"/>
          <w:b/>
          <w:bCs/>
          <w:color w:val="000000" w:themeColor="text1"/>
          <w:sz w:val="28"/>
          <w:szCs w:val="28"/>
          <w:lang w:val="en-US"/>
        </w:rPr>
        <w:t xml:space="preserve">3.1 </w:t>
      </w:r>
      <w:r>
        <w:rPr>
          <w:rFonts w:ascii="Times New Roman Bold" w:hAnsi="Times New Roman Bold" w:cs="Times New Roman Bold" w:hint="eastAsia"/>
          <w:b/>
          <w:bCs/>
          <w:color w:val="000000" w:themeColor="text1"/>
          <w:sz w:val="28"/>
          <w:szCs w:val="28"/>
          <w:lang w:val="en-US"/>
        </w:rPr>
        <w:t>Spatial patterns</w:t>
      </w:r>
      <w:r>
        <w:rPr>
          <w:rFonts w:ascii="Times New Roman Bold" w:hAnsi="Times New Roman Bold" w:cs="Times New Roman Bold"/>
          <w:b/>
          <w:bCs/>
          <w:color w:val="000000" w:themeColor="text1"/>
          <w:sz w:val="28"/>
          <w:szCs w:val="28"/>
          <w:lang w:val="en-US"/>
        </w:rPr>
        <w:t xml:space="preserve"> of network river centroids</w:t>
      </w:r>
      <w:r>
        <w:rPr>
          <w:rFonts w:ascii="Times New Roman Bold" w:hAnsi="Times New Roman Bold" w:cs="Times New Roman Bold" w:hint="eastAsia"/>
          <w:b/>
          <w:bCs/>
          <w:color w:val="000000" w:themeColor="text1"/>
          <w:sz w:val="28"/>
          <w:szCs w:val="28"/>
          <w:lang w:val="en-US"/>
        </w:rPr>
        <w:t xml:space="preserve"> </w:t>
      </w:r>
    </w:p>
    <w:p w14:paraId="4412223F" w14:textId="77777777" w:rsidR="00235A70" w:rsidRDefault="00000000">
      <w:pPr>
        <w:pStyle w:val="3"/>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3.1.1 Spatial explicit centroids on a river network: A case in Poyang Lake basin</w:t>
      </w:r>
    </w:p>
    <w:p w14:paraId="6DE465B1" w14:textId="77777777" w:rsidR="00855EB8" w:rsidRDefault="00855EB8" w:rsidP="00855EB8">
      <w:pPr>
        <w:spacing w:before="240" w:after="240" w:line="240" w:lineRule="auto"/>
        <w:ind w:firstLine="720"/>
        <w:rPr>
          <w:ins w:id="154" w:author=" Peirong Lin" w:date="2026-03-09T13:44:00Z" w16du:dateUtc="2026-03-09T05:44:00Z"/>
          <w:rFonts w:ascii="Times New Roman" w:hAnsi="Times New Roman" w:cs="Times New Roman"/>
          <w:lang w:val="en-US"/>
        </w:rPr>
        <w:pPrChange w:id="155" w:author=" Peirong Lin" w:date="2026-03-09T13:44:00Z" w16du:dateUtc="2026-03-09T05:44:00Z">
          <w:pPr>
            <w:spacing w:before="240" w:after="240" w:line="240" w:lineRule="auto"/>
          </w:pPr>
        </w:pPrChange>
      </w:pPr>
      <w:ins w:id="156" w:author=" Peirong Lin" w:date="2026-03-09T13:44:00Z" w16du:dateUtc="2026-03-09T05:44:00Z">
        <w:r>
          <w:rPr>
            <w:rFonts w:ascii="Times New Roman" w:hAnsi="Times New Roman" w:cs="Times New Roman"/>
            <w:lang w:val="en-US"/>
          </w:rPr>
          <w:t xml:space="preserve">We first validate the proposed RCI by examining whether the spatially explicit placement of runoff centroids aligns with known hydro-climatic and topographic gradients across different stream orders within the Poyang Lake Basin. </w:t>
        </w:r>
        <w:r w:rsidRPr="00E10EA7">
          <w:rPr>
            <w:rFonts w:ascii="Times New Roman" w:hAnsi="Times New Roman" w:cs="Times New Roman"/>
            <w:b/>
            <w:bCs/>
            <w:lang w:val="en-US"/>
            <w:rPrChange w:id="157" w:author=" Peirong Lin" w:date="2026-03-09T13:45:00Z" w16du:dateUtc="2026-03-09T05:45:00Z">
              <w:rPr>
                <w:rFonts w:ascii="Times New Roman" w:hAnsi="Times New Roman" w:cs="Times New Roman"/>
                <w:lang w:val="en-US"/>
              </w:rPr>
            </w:rPrChange>
          </w:rPr>
          <w:t xml:space="preserve">Fig. 3 </w:t>
        </w:r>
        <w:r>
          <w:rPr>
            <w:rFonts w:ascii="Times New Roman" w:hAnsi="Times New Roman" w:cs="Times New Roman"/>
            <w:lang w:val="en-US"/>
          </w:rPr>
          <w:t xml:space="preserve">illustrates the runoff centroids of the Poyang Lake Basin precisely located along its four major tributary networks. We find the mainstream centroid of the basin yields an RCI value of approximately </w:t>
        </w:r>
        <w:r>
          <w:rPr>
            <w:rFonts w:ascii="Times New Roman" w:hAnsi="Times New Roman" w:cs="Times New Roman" w:hint="eastAsia"/>
            <w:lang w:val="en-US"/>
          </w:rPr>
          <w:t>0.3</w:t>
        </w:r>
        <w:r>
          <w:rPr>
            <w:rFonts w:ascii="Times New Roman" w:hAnsi="Times New Roman" w:cs="Times New Roman"/>
            <w:lang w:val="en-US"/>
          </w:rPr>
          <w:t xml:space="preserve"> (yellow dot in </w:t>
        </w:r>
        <w:r w:rsidRPr="00CF3A08">
          <w:rPr>
            <w:rFonts w:ascii="Times New Roman" w:hAnsi="Times New Roman" w:cs="Times New Roman"/>
            <w:b/>
            <w:bCs/>
            <w:lang w:val="en-US"/>
          </w:rPr>
          <w:t>Fig. 3.a</w:t>
        </w:r>
        <w:r>
          <w:rPr>
            <w:rFonts w:ascii="Times New Roman" w:hAnsi="Times New Roman" w:cs="Times New Roman"/>
            <w:lang w:val="en-US"/>
          </w:rPr>
          <w:t xml:space="preserve">). </w:t>
        </w:r>
        <w:r>
          <w:rPr>
            <w:rFonts w:ascii="Times New Roman" w:hAnsi="Times New Roman" w:cs="Times New Roman" w:hint="eastAsia"/>
            <w:lang w:val="en-US"/>
          </w:rPr>
          <w:t>This</w:t>
        </w:r>
        <w:r>
          <w:rPr>
            <w:rFonts w:ascii="Times New Roman" w:hAnsi="Times New Roman" w:cs="Times New Roman"/>
            <w:lang w:val="en-US"/>
          </w:rPr>
          <w:t xml:space="preserve"> is because the major tributaries converge in the lower reaches, bringing the centroid downstream of the geometrical center of the mainstem. The centroid of its largest subbasin, Fu River, is located further downstream, at approximately 0.2, which can be explained through similar mechanism. The centroids of the Xiu River, Jin River, and Lu River are positioned further upstream compared to the mainstream centroid. This shift is attributable to the combined influence of the basin's climatic and topographic gradients. Specifically, </w:t>
        </w:r>
        <w:commentRangeStart w:id="158"/>
        <w:r>
          <w:rPr>
            <w:rFonts w:ascii="Times New Roman" w:hAnsi="Times New Roman" w:cs="Times New Roman"/>
            <w:lang w:val="en-US"/>
          </w:rPr>
          <w:t xml:space="preserve">higher precipitation in the mountainous </w:t>
        </w:r>
        <w:r>
          <w:rPr>
            <w:rFonts w:ascii="Times New Roman" w:hAnsi="Times New Roman" w:cs="Times New Roman"/>
            <w:lang w:val="en-US"/>
          </w:rPr>
          <w:lastRenderedPageBreak/>
          <w:t>headwaters</w:t>
        </w:r>
        <w:r>
          <w:rPr>
            <w:rFonts w:ascii="Times New Roman" w:hAnsi="Times New Roman" w:cs="Times New Roman" w:hint="eastAsia"/>
            <w:lang w:val="en-US"/>
          </w:rPr>
          <w:t xml:space="preserve"> </w:t>
        </w:r>
        <w:r>
          <w:rPr>
            <w:rFonts w:ascii="Times New Roman" w:hAnsi="Times New Roman" w:cs="Times New Roman"/>
            <w:lang w:val="en-US"/>
          </w:rPr>
          <w:t>i</w:t>
        </w:r>
        <w:commentRangeEnd w:id="158"/>
        <w:r>
          <w:rPr>
            <w:rStyle w:val="af7"/>
            <w:rFonts w:ascii="Times New Roman" w:hAnsi="Times New Roman" w:cs="Times New Roman"/>
            <w:sz w:val="24"/>
            <w:szCs w:val="24"/>
            <w:lang w:val="en-US"/>
          </w:rPr>
          <w:commentReference w:id="158"/>
        </w:r>
        <w:r>
          <w:rPr>
            <w:rFonts w:ascii="Times New Roman" w:hAnsi="Times New Roman" w:cs="Times New Roman"/>
            <w:lang w:val="en-US"/>
          </w:rPr>
          <w:t>ncreases upper‑basin runoff generation</w:t>
        </w:r>
        <w:r>
          <w:rPr>
            <w:rFonts w:ascii="Times New Roman" w:hAnsi="Times New Roman" w:cs="Times New Roman" w:hint="eastAsia"/>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{"citationID":"gsdw13Hw","properties":{"formattedCitation":"(Zhang et al., 2014)","plainCitation":"(Zhang et al., 2014)","noteIndex":0},"citationItems":[{"id":691,"uris":["http://zotero.org/users/12053691/items/UX6LD35L"],"itemData":{"id":691,"type":"article-journal","container-title":"Journal of Nanchang University (Natural Science)","DOI":"10.13764/j.cnki.ncdl.2014.03.013","issue":"3","title":"Research on Precipitation Characteristics and Drivers of the Hydrological Processes in Poyang Lake Basin in Recent 50 Years","URL":"https://doi.org/10.13764/j.cnki.ncdl.2014.03.013","volume":"38","author":[{"family":"Zhang","given":"Ru"},{"family":"Kong","given":"Ping"},{"family":"Jiang","given":"Yuanyong"},{"family":"Dai","given":"Nianhua"},{"family":"Yin","given":"Jianmin"}],"issued":{"date-parts":[["2014"]]}}}],"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lang w:val="en-US"/>
          </w:rPr>
          <w:t>(Zhang et al., 2014)</w:t>
        </w:r>
        <w:r>
          <w:rPr>
            <w:rFonts w:ascii="Times New Roman" w:hAnsi="Times New Roman" w:cs="Times New Roman"/>
            <w:lang w:val="en-US"/>
          </w:rPr>
          <w:fldChar w:fldCharType="end"/>
        </w:r>
        <w:r>
          <w:rPr>
            <w:rFonts w:ascii="Times New Roman" w:hAnsi="Times New Roman" w:cs="Times New Roman"/>
            <w:lang w:val="en-US"/>
          </w:rPr>
          <w:t xml:space="preserve">, while </w:t>
        </w:r>
        <w:commentRangeStart w:id="159"/>
        <w:r>
          <w:rPr>
            <w:rFonts w:ascii="Times New Roman" w:hAnsi="Times New Roman" w:cs="Times New Roman"/>
            <w:lang w:val="en-US"/>
          </w:rPr>
          <w:t xml:space="preserve">higher evapotranspiration in the downstream lowlands near Poyang Lake </w:t>
        </w:r>
        <w:commentRangeEnd w:id="159"/>
        <w:r>
          <w:rPr>
            <w:rStyle w:val="af7"/>
            <w:rFonts w:ascii="Times New Roman" w:hAnsi="Times New Roman" w:cs="Times New Roman"/>
            <w:sz w:val="24"/>
            <w:szCs w:val="24"/>
            <w:lang w:val="en-US"/>
          </w:rPr>
          <w:commentReference w:id="159"/>
        </w:r>
        <w:r>
          <w:rPr>
            <w:rFonts w:ascii="Times New Roman" w:hAnsi="Times New Roman" w:cs="Times New Roman"/>
            <w:lang w:val="en-US"/>
          </w:rPr>
          <w:t>reduces net water yield in the lower reaches</w:t>
        </w:r>
        <w:r>
          <w:rPr>
            <w:rFonts w:ascii="Times New Roman" w:hAnsi="Times New Roman" w:cs="Times New Roman" w:hint="eastAsia"/>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{"citationID":"3ooiXDl6","properties":{"formattedCitation":"(Z. Wang et al., 2023)","plainCitation":"(Z. Wang et al., 2023)","noteIndex":0},"citationItems":[{"id":689,"uris":["http://zotero.org/users/12053691/items/I2YPEKY2"],"itemData":{"id":689,"type":"article-journal","container-title":"China Rural Water and Hydropower","DOI":"10.12396/znsd.222412","issue":"11","page":"52–63","title":"Temporal and Spatial Variation Characteristics and Impact Analysis of Evapotranspiration and Its Components in Poyang Lake Basin Based on SWH Dual-Source Model","author":[{"family":"Wang","given":"Zhao"},{"family":"Zhang","given":"Run-run"},{"family":"Zhang","given":"Yang"}],"issued":{"date-parts":[["2023"]]}}}],"schema":"https://github.com/citation-style-language/schema/raw/master/csl-citation.json"}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lang w:val="en-US"/>
          </w:rPr>
          <w:t>(Z. Wang et al., 2023)</w:t>
        </w:r>
        <w:r>
          <w:rPr>
            <w:rFonts w:ascii="Times New Roman" w:hAnsi="Times New Roman" w:cs="Times New Roman"/>
            <w:lang w:val="en-US"/>
          </w:rPr>
          <w:fldChar w:fldCharType="end"/>
        </w:r>
        <w:r>
          <w:rPr>
            <w:rFonts w:ascii="Times New Roman" w:hAnsi="Times New Roman" w:cs="Times New Roman"/>
            <w:lang w:val="en-US"/>
          </w:rPr>
          <w:t xml:space="preserve">. </w:t>
        </w:r>
        <w:r w:rsidRPr="00801030">
          <w:rPr>
            <w:rFonts w:ascii="Times New Roman" w:hAnsi="Times New Roman" w:cs="Times New Roman"/>
            <w:lang w:val="en-US"/>
          </w:rPr>
          <w:t>Notably, smaller tributaries exhibit runoff centroids located progressively closer to the basin outlet</w:t>
        </w:r>
        <w:r>
          <w:rPr>
            <w:rFonts w:ascii="Times New Roman" w:hAnsi="Times New Roman" w:cs="Times New Roman" w:hint="eastAsia"/>
            <w:lang w:val="en-US"/>
          </w:rPr>
          <w:t xml:space="preserve"> </w:t>
        </w:r>
        <w:r>
          <w:rPr>
            <w:rFonts w:ascii="Times New Roman" w:hAnsi="Times New Roman" w:cs="Times New Roman"/>
            <w:lang w:val="en-US"/>
          </w:rPr>
          <w:t>(</w:t>
        </w:r>
        <w:r w:rsidRPr="00CF3A08">
          <w:rPr>
            <w:rFonts w:ascii="Times New Roman" w:hAnsi="Times New Roman" w:cs="Times New Roman"/>
            <w:b/>
            <w:bCs/>
            <w:lang w:val="en-US"/>
          </w:rPr>
          <w:t>Fig. 3.b</w:t>
        </w:r>
        <w:r>
          <w:rPr>
            <w:rFonts w:ascii="Times New Roman" w:hAnsi="Times New Roman" w:cs="Times New Roman"/>
            <w:lang w:val="en-US"/>
          </w:rPr>
          <w:t>)</w:t>
        </w:r>
        <w:r w:rsidRPr="00801030">
          <w:rPr>
            <w:rFonts w:ascii="Times New Roman" w:hAnsi="Times New Roman" w:cs="Times New Roman"/>
            <w:lang w:val="en-US"/>
          </w:rPr>
          <w:t xml:space="preserve">. </w:t>
        </w:r>
        <w:r w:rsidRPr="00B260C6">
          <w:rPr>
            <w:rFonts w:ascii="Times New Roman" w:hAnsi="Times New Roman" w:cs="Times New Roman"/>
            <w:lang w:val="en-US"/>
          </w:rPr>
          <w:t xml:space="preserve">This pattern can be attributed to two factors. First, smaller basins are typically situated in steeper mountainous headwaters, where rapid runoff generation and limited storage capacity hinder the concentration of flow in upstream reaches, shifting the centroid downstream. Second, as illustrated in </w:t>
        </w:r>
        <w:r w:rsidRPr="00CF3A08">
          <w:rPr>
            <w:rFonts w:ascii="Times New Roman" w:hAnsi="Times New Roman" w:cs="Times New Roman"/>
            <w:b/>
            <w:bCs/>
            <w:lang w:val="en-US"/>
          </w:rPr>
          <w:t>Fig. 3</w:t>
        </w:r>
        <w:r>
          <w:rPr>
            <w:rFonts w:ascii="Times New Roman" w:hAnsi="Times New Roman" w:cs="Times New Roman"/>
            <w:b/>
            <w:bCs/>
            <w:lang w:val="en-US"/>
          </w:rPr>
          <w:t>.</w:t>
        </w:r>
        <w:r w:rsidRPr="00CF3A08">
          <w:rPr>
            <w:rFonts w:ascii="Times New Roman" w:hAnsi="Times New Roman" w:cs="Times New Roman"/>
            <w:b/>
            <w:bCs/>
            <w:lang w:val="en-US"/>
          </w:rPr>
          <w:t>a</w:t>
        </w:r>
        <w:r w:rsidRPr="00B260C6">
          <w:rPr>
            <w:rFonts w:ascii="Times New Roman" w:hAnsi="Times New Roman" w:cs="Times New Roman"/>
            <w:lang w:val="en-US"/>
          </w:rPr>
          <w:t>, these smaller streams ultimately converge into higher-order tributaries, a configuration that inherently positions their centroids nearer to the point of confluence—consistent with the conceptual understanding of tributary convergence.</w:t>
        </w:r>
      </w:ins>
    </w:p>
    <w:p w14:paraId="6E1E34F4" w14:textId="77777777" w:rsidR="00855EB8" w:rsidRDefault="00855EB8" w:rsidP="00855EB8">
      <w:pPr>
        <w:spacing w:before="240" w:after="240" w:line="240" w:lineRule="auto"/>
        <w:rPr>
          <w:ins w:id="160" w:author=" Peirong Lin" w:date="2026-03-09T13:44:00Z" w16du:dateUtc="2026-03-09T05:44:00Z"/>
          <w:lang w:val="en-US"/>
        </w:rPr>
      </w:pPr>
      <w:ins w:id="161" w:author=" Peirong Lin" w:date="2026-03-09T13:44:00Z" w16du:dateUtc="2026-03-09T05:44:00Z">
        <w:r w:rsidRPr="00A21193">
          <w:rPr>
            <w:noProof/>
            <w:lang w:val="en-US"/>
            <w14:ligatures w14:val="none"/>
          </w:rPr>
          <w:drawing>
            <wp:inline distT="0" distB="0" distL="0" distR="0" wp14:anchorId="63702DD2" wp14:editId="619ABBFC">
              <wp:extent cx="5943600" cy="4331970"/>
              <wp:effectExtent l="0" t="0" r="0" b="0"/>
              <wp:docPr id="1123255563" name="Picture 1" descr="A map of the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55563" name="Picture 1" descr="A map of the river&#10;&#10;Description automatically generated"/>
                      <pic:cNvPicPr/>
                    </pic:nvPicPr>
                    <pic:blipFill>
                      <a:blip r:embed="rId15"/>
                      <a:stretch>
                        <a:fillRect/>
                      </a:stretch>
                    </pic:blipFill>
                    <pic:spPr>
                      <a:xfrm>
                        <a:off x="0" y="0"/>
                        <a:ext cx="5943600" cy="4331970"/>
                      </a:xfrm>
                      <a:prstGeom prst="rect">
                        <a:avLst/>
                      </a:prstGeom>
                    </pic:spPr>
                  </pic:pic>
                </a:graphicData>
              </a:graphic>
            </wp:inline>
          </w:drawing>
        </w:r>
      </w:ins>
    </w:p>
    <w:p w14:paraId="17E26603" w14:textId="03FEBAE4" w:rsidR="00855EB8" w:rsidRDefault="00855EB8" w:rsidP="00855EB8">
      <w:pPr>
        <w:pStyle w:val="a3"/>
        <w:spacing w:before="240" w:after="240"/>
        <w:jc w:val="both"/>
        <w:rPr>
          <w:ins w:id="162" w:author=" Peirong Lin" w:date="2026-03-09T13:44:00Z" w16du:dateUtc="2026-03-09T05:44:00Z"/>
          <w:rFonts w:ascii="Times New Roman Regular" w:hAnsi="Times New Roman Regular" w:cs="Times New Roman Regular" w:hint="eastAsia"/>
          <w:color w:val="auto"/>
          <w:sz w:val="22"/>
          <w:szCs w:val="22"/>
          <w:lang w:val="en-US"/>
        </w:rPr>
      </w:pPr>
      <w:ins w:id="163" w:author=" Peirong Lin" w:date="2026-03-09T13:44:00Z" w16du:dateUtc="2026-03-09T05:44:00Z">
        <w:r w:rsidRPr="00E10EA7">
          <w:rPr>
            <w:rFonts w:ascii="Times New Roman Regular" w:hAnsi="Times New Roman Regular" w:cs="Times New Roman Regular"/>
            <w:b/>
            <w:bCs/>
            <w:i w:val="0"/>
            <w:color w:val="auto"/>
            <w:sz w:val="22"/>
            <w:szCs w:val="22"/>
            <w:lang w:val="en-US"/>
            <w:rPrChange w:id="164" w:author=" Peirong Lin" w:date="2026-03-09T13:45:00Z" w16du:dateUtc="2026-03-09T05:45:00Z">
              <w:rPr>
                <w:rFonts w:ascii="Times New Roman Regular" w:hAnsi="Times New Roman Regular" w:cs="Times New Roman Regular"/>
                <w:i w:val="0"/>
                <w:color w:val="auto"/>
                <w:sz w:val="22"/>
                <w:szCs w:val="22"/>
                <w:lang w:val="en-US"/>
              </w:rPr>
            </w:rPrChange>
          </w:rPr>
          <w:t xml:space="preserve">Figure </w:t>
        </w:r>
        <w:r w:rsidRPr="00E10EA7">
          <w:rPr>
            <w:rFonts w:ascii="Times New Roman Regular" w:hAnsi="Times New Roman Regular" w:cs="Times New Roman Regular" w:hint="eastAsia"/>
            <w:b/>
            <w:bCs/>
            <w:i w:val="0"/>
            <w:color w:val="auto"/>
            <w:sz w:val="22"/>
            <w:szCs w:val="22"/>
            <w:lang w:val="en-US"/>
            <w:rPrChange w:id="165" w:author=" Peirong Lin" w:date="2026-03-09T13:45:00Z" w16du:dateUtc="2026-03-09T05:45:00Z">
              <w:rPr>
                <w:rFonts w:ascii="Times New Roman Regular" w:hAnsi="Times New Roman Regular" w:cs="Times New Roman Regular" w:hint="eastAsia"/>
                <w:i w:val="0"/>
                <w:color w:val="auto"/>
                <w:sz w:val="22"/>
                <w:szCs w:val="22"/>
                <w:lang w:val="en-US"/>
              </w:rPr>
            </w:rPrChange>
          </w:rPr>
          <w:t>3</w:t>
        </w:r>
        <w:r w:rsidRPr="00E10EA7">
          <w:rPr>
            <w:rFonts w:ascii="Times New Roman Regular" w:hAnsi="Times New Roman Regular" w:cs="Times New Roman Regular"/>
            <w:b/>
            <w:bCs/>
            <w:i w:val="0"/>
            <w:color w:val="auto"/>
            <w:sz w:val="22"/>
            <w:szCs w:val="22"/>
            <w:lang w:val="en-US"/>
            <w:rPrChange w:id="166" w:author=" Peirong Lin" w:date="2026-03-09T13:45:00Z" w16du:dateUtc="2026-03-09T05:45:00Z">
              <w:rPr>
                <w:rFonts w:ascii="Times New Roman Regular" w:hAnsi="Times New Roman Regular" w:cs="Times New Roman Regular"/>
                <w:i w:val="0"/>
                <w:color w:val="auto"/>
                <w:sz w:val="22"/>
                <w:szCs w:val="22"/>
                <w:lang w:val="en-US"/>
              </w:rPr>
            </w:rPrChange>
          </w:rPr>
          <w:t xml:space="preserve"> </w:t>
        </w:r>
      </w:ins>
      <w:ins w:id="167" w:author=" Peirong Lin" w:date="2026-03-09T13:46:00Z" w16du:dateUtc="2026-03-09T05:46:00Z">
        <w:r w:rsidR="00E10EA7">
          <w:rPr>
            <w:rFonts w:ascii="Times New Roman Regular" w:hAnsi="Times New Roman Regular" w:cs="Times New Roman Regular"/>
            <w:b/>
            <w:bCs/>
            <w:i w:val="0"/>
            <w:color w:val="auto"/>
            <w:sz w:val="22"/>
            <w:szCs w:val="22"/>
            <w:lang w:val="en-US"/>
          </w:rPr>
          <w:t>Multi-scale runoff c</w:t>
        </w:r>
      </w:ins>
      <w:ins w:id="168" w:author=" Peirong Lin" w:date="2026-03-09T13:44:00Z" w16du:dateUtc="2026-03-09T05:44:00Z">
        <w:r w:rsidRPr="00E10EA7">
          <w:rPr>
            <w:rFonts w:ascii="Times New Roman Regular" w:hAnsi="Times New Roman Regular" w:cs="Times New Roman Regular"/>
            <w:b/>
            <w:bCs/>
            <w:i w:val="0"/>
            <w:color w:val="auto"/>
            <w:sz w:val="22"/>
            <w:szCs w:val="22"/>
            <w:lang w:val="en-US"/>
            <w:rPrChange w:id="169" w:author=" Peirong Lin" w:date="2026-03-09T13:45:00Z" w16du:dateUtc="2026-03-09T05:45:00Z">
              <w:rPr>
                <w:rFonts w:ascii="Times New Roman Regular" w:hAnsi="Times New Roman Regular" w:cs="Times New Roman Regular"/>
                <w:i w:val="0"/>
                <w:color w:val="auto"/>
                <w:sz w:val="22"/>
                <w:szCs w:val="22"/>
                <w:lang w:val="en-US"/>
              </w:rPr>
            </w:rPrChange>
          </w:rPr>
          <w:t>entroids of Poyang Lake Basin</w:t>
        </w:r>
      </w:ins>
      <w:ins w:id="170" w:author=" Peirong Lin" w:date="2026-03-09T13:46:00Z" w16du:dateUtc="2026-03-09T05:46:00Z">
        <w:r w:rsidR="00E10EA7">
          <w:rPr>
            <w:rFonts w:ascii="Times New Roman Regular" w:hAnsi="Times New Roman Regular" w:cs="Times New Roman Regular"/>
            <w:b/>
            <w:bCs/>
            <w:i w:val="0"/>
            <w:color w:val="auto"/>
            <w:sz w:val="22"/>
            <w:szCs w:val="22"/>
            <w:lang w:val="en-US"/>
          </w:rPr>
          <w:t>, China</w:t>
        </w:r>
      </w:ins>
      <w:ins w:id="171" w:author=" Peirong Lin" w:date="2026-03-09T13:44:00Z" w16du:dateUtc="2026-03-09T05:44:00Z">
        <w:r w:rsidRPr="00E10EA7">
          <w:rPr>
            <w:rFonts w:ascii="Times New Roman Regular" w:hAnsi="Times New Roman Regular" w:cs="Times New Roman Regular"/>
            <w:b/>
            <w:bCs/>
            <w:i w:val="0"/>
            <w:color w:val="auto"/>
            <w:sz w:val="22"/>
            <w:szCs w:val="22"/>
            <w:lang w:val="en-US"/>
            <w:rPrChange w:id="172" w:author=" Peirong Lin" w:date="2026-03-09T13:45:00Z" w16du:dateUtc="2026-03-09T05:45:00Z">
              <w:rPr>
                <w:rFonts w:ascii="Times New Roman Regular" w:hAnsi="Times New Roman Regular" w:cs="Times New Roman Regular"/>
                <w:i w:val="0"/>
                <w:color w:val="auto"/>
                <w:sz w:val="22"/>
                <w:szCs w:val="22"/>
                <w:lang w:val="en-US"/>
              </w:rPr>
            </w:rPrChange>
          </w:rPr>
          <w:t xml:space="preserve">. (a) Spatial distribution of </w:t>
        </w:r>
      </w:ins>
      <w:ins w:id="173" w:author=" Peirong Lin" w:date="2026-03-09T13:46:00Z" w16du:dateUtc="2026-03-09T05:46:00Z">
        <w:r w:rsidR="00F216BA">
          <w:rPr>
            <w:rFonts w:ascii="Times New Roman Regular" w:hAnsi="Times New Roman Regular" w:cs="Times New Roman Regular"/>
            <w:b/>
            <w:bCs/>
            <w:i w:val="0"/>
            <w:color w:val="auto"/>
            <w:sz w:val="22"/>
            <w:szCs w:val="22"/>
            <w:lang w:val="en-US"/>
          </w:rPr>
          <w:t xml:space="preserve">runoff </w:t>
        </w:r>
      </w:ins>
      <w:ins w:id="174" w:author=" Peirong Lin" w:date="2026-03-09T13:44:00Z" w16du:dateUtc="2026-03-09T05:44:00Z">
        <w:r w:rsidRPr="00E10EA7">
          <w:rPr>
            <w:rFonts w:ascii="Times New Roman Regular" w:hAnsi="Times New Roman Regular" w:cs="Times New Roman Regular"/>
            <w:b/>
            <w:bCs/>
            <w:i w:val="0"/>
            <w:color w:val="auto"/>
            <w:sz w:val="22"/>
            <w:szCs w:val="22"/>
            <w:lang w:val="en-US"/>
            <w:rPrChange w:id="175" w:author=" Peirong Lin" w:date="2026-03-09T13:45:00Z" w16du:dateUtc="2026-03-09T05:45:00Z">
              <w:rPr>
                <w:rFonts w:ascii="Times New Roman Regular" w:hAnsi="Times New Roman Regular" w:cs="Times New Roman Regular"/>
                <w:i w:val="0"/>
                <w:color w:val="auto"/>
                <w:sz w:val="22"/>
                <w:szCs w:val="22"/>
                <w:lang w:val="en-US"/>
              </w:rPr>
            </w:rPrChange>
          </w:rPr>
          <w:t xml:space="preserve">centroid </w:t>
        </w:r>
      </w:ins>
      <w:ins w:id="176" w:author=" Peirong Lin" w:date="2026-03-09T13:46:00Z" w16du:dateUtc="2026-03-09T05:46:00Z">
        <w:r w:rsidR="00F216BA">
          <w:rPr>
            <w:rFonts w:ascii="Times New Roman Regular" w:hAnsi="Times New Roman Regular" w:cs="Times New Roman Regular"/>
            <w:b/>
            <w:bCs/>
            <w:i w:val="0"/>
            <w:color w:val="auto"/>
            <w:sz w:val="22"/>
            <w:szCs w:val="22"/>
            <w:lang w:val="en-US"/>
          </w:rPr>
          <w:t xml:space="preserve">casted on the mainstem </w:t>
        </w:r>
      </w:ins>
      <w:ins w:id="177" w:author=" Peirong Lin" w:date="2026-03-09T13:44:00Z" w16du:dateUtc="2026-03-09T05:44:00Z">
        <w:r w:rsidRPr="00E10EA7">
          <w:rPr>
            <w:rFonts w:ascii="Times New Roman Regular" w:hAnsi="Times New Roman Regular" w:cs="Times New Roman Regular"/>
            <w:b/>
            <w:bCs/>
            <w:i w:val="0"/>
            <w:color w:val="auto"/>
            <w:sz w:val="22"/>
            <w:szCs w:val="22"/>
            <w:lang w:val="en-US"/>
            <w:rPrChange w:id="178" w:author=" Peirong Lin" w:date="2026-03-09T13:45:00Z" w16du:dateUtc="2026-03-09T05:45:00Z">
              <w:rPr>
                <w:rFonts w:ascii="Times New Roman Regular" w:hAnsi="Times New Roman Regular" w:cs="Times New Roman Regular"/>
                <w:i w:val="0"/>
                <w:color w:val="auto"/>
                <w:sz w:val="22"/>
                <w:szCs w:val="22"/>
                <w:lang w:val="en-US"/>
              </w:rPr>
            </w:rPrChange>
          </w:rPr>
          <w:t xml:space="preserve">(yellow circle) and subbasin </w:t>
        </w:r>
      </w:ins>
      <w:ins w:id="179" w:author=" Peirong Lin" w:date="2026-03-09T13:46:00Z" w16du:dateUtc="2026-03-09T05:46:00Z">
        <w:r w:rsidR="00196CE7">
          <w:rPr>
            <w:rFonts w:ascii="Times New Roman Regular" w:hAnsi="Times New Roman Regular" w:cs="Times New Roman Regular"/>
            <w:b/>
            <w:bCs/>
            <w:i w:val="0"/>
            <w:color w:val="auto"/>
            <w:sz w:val="22"/>
            <w:szCs w:val="22"/>
            <w:lang w:val="en-US"/>
          </w:rPr>
          <w:t xml:space="preserve">runoff </w:t>
        </w:r>
      </w:ins>
      <w:ins w:id="180" w:author=" Peirong Lin" w:date="2026-03-09T13:44:00Z" w16du:dateUtc="2026-03-09T05:44:00Z">
        <w:r w:rsidRPr="00E10EA7">
          <w:rPr>
            <w:rFonts w:ascii="Times New Roman Regular" w:hAnsi="Times New Roman Regular" w:cs="Times New Roman Regular"/>
            <w:b/>
            <w:bCs/>
            <w:i w:val="0"/>
            <w:color w:val="auto"/>
            <w:sz w:val="22"/>
            <w:szCs w:val="22"/>
            <w:lang w:val="en-US"/>
            <w:rPrChange w:id="181" w:author=" Peirong Lin" w:date="2026-03-09T13:45:00Z" w16du:dateUtc="2026-03-09T05:45:00Z">
              <w:rPr>
                <w:rFonts w:ascii="Times New Roman Regular" w:hAnsi="Times New Roman Regular" w:cs="Times New Roman Regular"/>
                <w:i w:val="0"/>
                <w:color w:val="auto"/>
                <w:sz w:val="22"/>
                <w:szCs w:val="22"/>
                <w:lang w:val="en-US"/>
              </w:rPr>
            </w:rPrChange>
          </w:rPr>
          <w:t xml:space="preserve">centroids </w:t>
        </w:r>
      </w:ins>
      <w:ins w:id="182" w:author=" Peirong Lin" w:date="2026-03-09T13:46:00Z" w16du:dateUtc="2026-03-09T05:46:00Z">
        <w:r w:rsidR="00196CE7">
          <w:rPr>
            <w:rFonts w:ascii="Times New Roman Regular" w:hAnsi="Times New Roman Regular" w:cs="Times New Roman Regular"/>
            <w:b/>
            <w:bCs/>
            <w:i w:val="0"/>
            <w:color w:val="auto"/>
            <w:sz w:val="22"/>
            <w:szCs w:val="22"/>
            <w:lang w:val="en-US"/>
          </w:rPr>
          <w:t xml:space="preserve">casted </w:t>
        </w:r>
      </w:ins>
      <w:ins w:id="183" w:author=" Peirong Lin" w:date="2026-03-09T13:44:00Z" w16du:dateUtc="2026-03-09T05:44:00Z">
        <w:r w:rsidRPr="00E10EA7">
          <w:rPr>
            <w:rFonts w:ascii="Times New Roman Regular" w:hAnsi="Times New Roman Regular" w:cs="Times New Roman Regular"/>
            <w:b/>
            <w:bCs/>
            <w:i w:val="0"/>
            <w:color w:val="auto"/>
            <w:sz w:val="22"/>
            <w:szCs w:val="22"/>
            <w:lang w:val="en-US"/>
            <w:rPrChange w:id="184" w:author=" Peirong Lin" w:date="2026-03-09T13:45:00Z" w16du:dateUtc="2026-03-09T05:45:00Z">
              <w:rPr>
                <w:rFonts w:ascii="Times New Roman Regular" w:hAnsi="Times New Roman Regular" w:cs="Times New Roman Regular"/>
                <w:i w:val="0"/>
                <w:color w:val="auto"/>
                <w:sz w:val="22"/>
                <w:szCs w:val="22"/>
                <w:lang w:val="en-US"/>
              </w:rPr>
            </w:rPrChange>
          </w:rPr>
          <w:t xml:space="preserve">on the </w:t>
        </w:r>
      </w:ins>
      <w:ins w:id="185" w:author=" Peirong Lin" w:date="2026-03-09T13:46:00Z" w16du:dateUtc="2026-03-09T05:46:00Z">
        <w:r w:rsidR="00196CE7">
          <w:rPr>
            <w:rFonts w:ascii="Times New Roman Regular" w:hAnsi="Times New Roman Regular" w:cs="Times New Roman Regular"/>
            <w:b/>
            <w:bCs/>
            <w:i w:val="0"/>
            <w:color w:val="auto"/>
            <w:sz w:val="22"/>
            <w:szCs w:val="22"/>
            <w:lang w:val="en-US"/>
          </w:rPr>
          <w:t xml:space="preserve">subbasin mainstem </w:t>
        </w:r>
      </w:ins>
      <w:ins w:id="186" w:author=" Peirong Lin" w:date="2026-03-09T13:44:00Z" w16du:dateUtc="2026-03-09T05:44:00Z">
        <w:r w:rsidRPr="00E10EA7">
          <w:rPr>
            <w:rFonts w:ascii="Times New Roman Regular" w:hAnsi="Times New Roman Regular" w:cs="Times New Roman Regular"/>
            <w:b/>
            <w:bCs/>
            <w:i w:val="0"/>
            <w:color w:val="auto"/>
            <w:sz w:val="22"/>
            <w:szCs w:val="22"/>
            <w:lang w:val="en-US"/>
            <w:rPrChange w:id="187" w:author=" Peirong Lin" w:date="2026-03-09T13:45:00Z" w16du:dateUtc="2026-03-09T05:45:00Z">
              <w:rPr>
                <w:rFonts w:ascii="Times New Roman Regular" w:hAnsi="Times New Roman Regular" w:cs="Times New Roman Regular"/>
                <w:i w:val="0"/>
                <w:color w:val="auto"/>
                <w:sz w:val="22"/>
                <w:szCs w:val="22"/>
                <w:lang w:val="en-US"/>
              </w:rPr>
            </w:rPrChange>
          </w:rPr>
          <w:t xml:space="preserve">rivers. </w:t>
        </w:r>
        <w:r>
          <w:rPr>
            <w:rFonts w:ascii="Times New Roman Regular" w:hAnsi="Times New Roman Regular" w:cs="Times New Roman Regular"/>
            <w:i w:val="0"/>
            <w:color w:val="auto"/>
            <w:sz w:val="22"/>
            <w:szCs w:val="22"/>
            <w:lang w:val="en-US"/>
          </w:rPr>
          <w:t xml:space="preserve">Circles at different sizes represent centroids on multi-level sub-watershed mainstreams. The four major basins are represented using different colors. (b) Distributions </w:t>
        </w:r>
      </w:ins>
      <w:ins w:id="188" w:author=" Peirong Lin" w:date="2026-03-09T13:47:00Z" w16du:dateUtc="2026-03-09T05:47:00Z">
        <w:r w:rsidR="006F2D38">
          <w:rPr>
            <w:rFonts w:ascii="Times New Roman Regular" w:hAnsi="Times New Roman Regular" w:cs="Times New Roman Regular"/>
            <w:i w:val="0"/>
            <w:color w:val="auto"/>
            <w:sz w:val="22"/>
            <w:szCs w:val="22"/>
            <w:lang w:val="en-US"/>
          </w:rPr>
          <w:t xml:space="preserve">and boxplot </w:t>
        </w:r>
      </w:ins>
      <w:ins w:id="189" w:author=" Peirong Lin" w:date="2026-03-09T13:44:00Z" w16du:dateUtc="2026-03-09T05:44:00Z">
        <w:r>
          <w:rPr>
            <w:rFonts w:ascii="Times New Roman Regular" w:hAnsi="Times New Roman Regular" w:cs="Times New Roman Regular"/>
            <w:i w:val="0"/>
            <w:color w:val="auto"/>
            <w:sz w:val="22"/>
            <w:szCs w:val="22"/>
            <w:lang w:val="en-US"/>
          </w:rPr>
          <w:t xml:space="preserve">of </w:t>
        </w:r>
      </w:ins>
      <w:ins w:id="190" w:author=" Peirong Lin" w:date="2026-03-09T13:51:00Z" w16du:dateUtc="2026-03-09T05:51:00Z">
        <w:r w:rsidR="00642C04">
          <w:rPr>
            <w:rFonts w:ascii="Times New Roman Regular" w:hAnsi="Times New Roman Regular" w:cs="Times New Roman Regular"/>
            <w:i w:val="0"/>
            <w:color w:val="auto"/>
            <w:sz w:val="22"/>
            <w:szCs w:val="22"/>
            <w:lang w:val="en-US"/>
          </w:rPr>
          <w:t xml:space="preserve">the </w:t>
        </w:r>
      </w:ins>
      <w:ins w:id="191" w:author=" Peirong Lin" w:date="2026-03-09T13:44:00Z" w16du:dateUtc="2026-03-09T05:44:00Z">
        <w:r>
          <w:rPr>
            <w:rFonts w:ascii="Times New Roman Regular" w:hAnsi="Times New Roman Regular" w:cs="Times New Roman Regular"/>
            <w:i w:val="0"/>
            <w:color w:val="auto"/>
            <w:sz w:val="22"/>
            <w:szCs w:val="22"/>
            <w:lang w:val="en-US"/>
          </w:rPr>
          <w:t xml:space="preserve">RCIs </w:t>
        </w:r>
      </w:ins>
      <w:ins w:id="192" w:author=" Peirong Lin" w:date="2026-03-09T13:51:00Z" w16du:dateUtc="2026-03-09T05:51:00Z">
        <w:r w:rsidR="00642C04">
          <w:rPr>
            <w:rFonts w:ascii="Times New Roman Regular" w:hAnsi="Times New Roman Regular" w:cs="Times New Roman Regular"/>
            <w:i w:val="0"/>
            <w:color w:val="auto"/>
            <w:sz w:val="22"/>
            <w:szCs w:val="22"/>
            <w:lang w:val="en-US"/>
          </w:rPr>
          <w:t>at</w:t>
        </w:r>
      </w:ins>
      <w:ins w:id="193" w:author=" Peirong Lin" w:date="2026-03-09T13:44:00Z" w16du:dateUtc="2026-03-09T05:44:00Z">
        <w:r>
          <w:rPr>
            <w:rFonts w:ascii="Times New Roman Regular" w:hAnsi="Times New Roman Regular" w:cs="Times New Roman Regular"/>
            <w:i w:val="0"/>
            <w:color w:val="auto"/>
            <w:sz w:val="22"/>
            <w:szCs w:val="22"/>
            <w:lang w:val="en-US"/>
          </w:rPr>
          <w:t xml:space="preserve"> different levels. </w:t>
        </w:r>
      </w:ins>
      <w:commentRangeStart w:id="194"/>
      <w:ins w:id="195" w:author=" Peirong Lin" w:date="2026-03-09T13:52:00Z" w16du:dateUtc="2026-03-09T05:52:00Z">
        <w:r w:rsidR="009F7B6D">
          <w:rPr>
            <w:rFonts w:ascii="Times New Roman Regular" w:hAnsi="Times New Roman Regular" w:cs="Times New Roman Regular"/>
            <w:i w:val="0"/>
            <w:color w:val="auto"/>
            <w:sz w:val="22"/>
            <w:szCs w:val="22"/>
            <w:lang w:val="en-US"/>
          </w:rPr>
          <w:t>For each level, it breaks out into four major tributary subbasins and the runoff centroid is calculated if it satisfies</w:t>
        </w:r>
      </w:ins>
      <w:ins w:id="196" w:author=" Peirong Lin" w:date="2026-03-09T13:53:00Z" w16du:dateUtc="2026-03-09T05:53:00Z">
        <w:r w:rsidR="009F7B6D">
          <w:rPr>
            <w:rFonts w:ascii="Times New Roman Regular" w:hAnsi="Times New Roman Regular" w:cs="Times New Roman Regular"/>
            <w:i w:val="0"/>
            <w:color w:val="auto"/>
            <w:sz w:val="22"/>
            <w:szCs w:val="22"/>
            <w:lang w:val="en-US"/>
          </w:rPr>
          <w:t xml:space="preserve"> the data criteria.</w:t>
        </w:r>
      </w:ins>
      <w:commentRangeEnd w:id="194"/>
      <w:r w:rsidR="00FC1163">
        <w:rPr>
          <w:rStyle w:val="af7"/>
          <w:rFonts w:ascii="Times New Roman Regular" w:hAnsi="Times New Roman Regular" w:cs="Times New Roman Regular" w:hint="eastAsia"/>
          <w:color w:val="auto"/>
          <w:sz w:val="22"/>
          <w:szCs w:val="22"/>
          <w:lang w:val="en-US"/>
        </w:rPr>
        <w:commentReference w:id="194"/>
      </w:r>
    </w:p>
    <w:p w14:paraId="06B89957" w14:textId="31175D1D" w:rsidR="00235A70" w:rsidDel="00855EB8" w:rsidRDefault="00000000" w:rsidP="00855EB8">
      <w:pPr>
        <w:spacing w:before="240" w:after="240" w:line="240" w:lineRule="auto"/>
        <w:jc w:val="both"/>
        <w:rPr>
          <w:del w:id="197" w:author=" Peirong Lin" w:date="2026-03-09T13:44:00Z" w16du:dateUtc="2026-03-09T05:44:00Z"/>
          <w:rFonts w:ascii="Times New Roman" w:hAnsi="Times New Roman" w:cs="Times New Roman"/>
          <w:lang w:val="en-US"/>
        </w:rPr>
        <w:pPrChange w:id="198" w:author=" Peirong Lin" w:date="2026-03-09T13:44:00Z" w16du:dateUtc="2026-03-09T05:44:00Z">
          <w:pPr>
            <w:spacing w:before="240" w:after="240" w:line="240" w:lineRule="auto"/>
            <w:ind w:firstLine="720"/>
            <w:jc w:val="both"/>
          </w:pPr>
        </w:pPrChange>
      </w:pPr>
      <w:del w:id="199" w:author=" Peirong Lin" w:date="2026-03-09T13:44:00Z" w16du:dateUtc="2026-03-09T05:44:00Z">
        <w:r w:rsidDel="00855EB8">
          <w:rPr>
            <w:rFonts w:ascii="Times New Roman" w:hAnsi="Times New Roman" w:cs="Times New Roman"/>
            <w:lang w:val="en-US"/>
          </w:rPr>
          <w:delText xml:space="preserve">We first validate the proposed RCI by examining whether the spatially explicit placement of runoff centroids aligns with known hydro-climatic and topographic gradients across different stream orders within the Poyang Lake Basin. </w:delText>
        </w:r>
        <w:r w:rsidRPr="00B61125" w:rsidDel="00855EB8">
          <w:rPr>
            <w:rFonts w:ascii="Times New Roman" w:hAnsi="Times New Roman" w:cs="Times New Roman"/>
            <w:highlight w:val="yellow"/>
            <w:lang w:val="en-US"/>
            <w:rPrChange w:id="200" w:author=" Peirong Lin" w:date="2026-03-06T15:58:00Z" w16du:dateUtc="2026-03-06T07:58:00Z">
              <w:rPr>
                <w:rFonts w:ascii="Times New Roman" w:hAnsi="Times New Roman" w:cs="Times New Roman"/>
                <w:lang w:val="en-US"/>
              </w:rPr>
            </w:rPrChange>
          </w:rPr>
          <w:delText xml:space="preserve">Fig. </w:delText>
        </w:r>
        <w:r w:rsidR="00955DD4" w:rsidRPr="00B61125" w:rsidDel="00855EB8">
          <w:rPr>
            <w:rFonts w:ascii="Times New Roman" w:hAnsi="Times New Roman" w:cs="Times New Roman"/>
            <w:highlight w:val="yellow"/>
            <w:lang w:val="en-US"/>
            <w:rPrChange w:id="201" w:author=" Peirong Lin" w:date="2026-03-06T15:58:00Z" w16du:dateUtc="2026-03-06T07:58:00Z">
              <w:rPr>
                <w:rFonts w:ascii="Times New Roman" w:hAnsi="Times New Roman" w:cs="Times New Roman"/>
                <w:lang w:val="en-US"/>
              </w:rPr>
            </w:rPrChange>
          </w:rPr>
          <w:delText>3</w:delText>
        </w:r>
        <w:r w:rsidRPr="00B61125" w:rsidDel="00855EB8">
          <w:rPr>
            <w:rFonts w:ascii="Times New Roman" w:hAnsi="Times New Roman" w:cs="Times New Roman"/>
            <w:highlight w:val="yellow"/>
            <w:lang w:val="en-US"/>
            <w:rPrChange w:id="202" w:author=" Peirong Lin" w:date="2026-03-06T15:58:00Z" w16du:dateUtc="2026-03-06T07:58:00Z">
              <w:rPr>
                <w:rFonts w:ascii="Times New Roman" w:hAnsi="Times New Roman" w:cs="Times New Roman"/>
                <w:lang w:val="en-US"/>
              </w:rPr>
            </w:rPrChange>
          </w:rPr>
          <w:delText xml:space="preserve"> illustrates the runoff centroids precisely located along its four major tributary networks, offering a diagnostic basis for assessing the physical plausibility of the metric.</w:delText>
        </w:r>
        <w:r w:rsidDel="00855EB8">
          <w:rPr>
            <w:rFonts w:ascii="Times New Roman" w:hAnsi="Times New Roman" w:cs="Times New Roman"/>
            <w:lang w:val="en-US"/>
          </w:rPr>
          <w:delText xml:space="preserve"> </w:delText>
        </w:r>
        <w:r w:rsidDel="00855EB8">
          <w:rPr>
            <w:rFonts w:ascii="Times New Roman Bold" w:hAnsi="Times New Roman Bold" w:cs="Times New Roman Bold"/>
            <w:b/>
            <w:bCs/>
            <w:lang w:val="en-US"/>
          </w:rPr>
          <w:delText xml:space="preserve">Fig. </w:delText>
        </w:r>
        <w:r w:rsidR="005E3CB8" w:rsidDel="00855EB8">
          <w:rPr>
            <w:rFonts w:ascii="Times New Roman Bold" w:hAnsi="Times New Roman Bold" w:cs="Times New Roman Bold" w:hint="eastAsia"/>
            <w:b/>
            <w:bCs/>
            <w:lang w:val="en-US"/>
          </w:rPr>
          <w:delText>3</w:delText>
        </w:r>
        <w:r w:rsidDel="00855EB8">
          <w:rPr>
            <w:rFonts w:ascii="Times New Roman" w:hAnsi="Times New Roman" w:cs="Times New Roman"/>
            <w:lang w:val="en-US"/>
          </w:rPr>
          <w:delText xml:space="preserve"> illustrates the runoff centroids of the Poyang Lake Basin precisely located along its four major tributary networks. </w:delText>
        </w:r>
        <w:bookmarkStart w:id="203" w:name="OLE_LINK9"/>
        <w:bookmarkStart w:id="204" w:name="OLE_LINK10"/>
        <w:r w:rsidDel="00855EB8">
          <w:rPr>
            <w:rFonts w:ascii="Times New Roman" w:hAnsi="Times New Roman" w:cs="Times New Roman"/>
            <w:lang w:val="en-US"/>
          </w:rPr>
          <w:delText xml:space="preserve">We find the mainstream centroid of the basin yields an RCI value of approximately 0.6 (yellow dot in </w:delText>
        </w:r>
        <w:r w:rsidDel="00855EB8">
          <w:rPr>
            <w:rFonts w:ascii="Times New Roman Bold" w:hAnsi="Times New Roman Bold" w:cs="Times New Roman Bold"/>
            <w:b/>
            <w:bCs/>
            <w:lang w:val="en-US"/>
          </w:rPr>
          <w:delText xml:space="preserve">Fig. </w:delText>
        </w:r>
        <w:r w:rsidR="005E3CB8" w:rsidDel="00855EB8">
          <w:rPr>
            <w:rFonts w:ascii="Times New Roman Bold" w:hAnsi="Times New Roman Bold" w:cs="Times New Roman Bold" w:hint="eastAsia"/>
            <w:b/>
            <w:bCs/>
            <w:lang w:val="en-US"/>
          </w:rPr>
          <w:delText>3</w:delText>
        </w:r>
        <w:r w:rsidDel="00855EB8">
          <w:rPr>
            <w:rFonts w:ascii="Times New Roman" w:hAnsi="Times New Roman" w:cs="Times New Roman"/>
            <w:lang w:val="en-US"/>
          </w:rPr>
          <w:delText xml:space="preserve">). Although the major tributaries converge in the lower reaches, the centroid is positioned slightly upstream of the geometrical center of the mainstem. This shift is attributable to the combined influence of the basin's climatic and topographic gradients. Specifically, </w:delText>
        </w:r>
        <w:commentRangeStart w:id="205"/>
        <w:r w:rsidDel="00855EB8">
          <w:rPr>
            <w:rFonts w:ascii="Times New Roman" w:hAnsi="Times New Roman" w:cs="Times New Roman"/>
            <w:lang w:val="en-US"/>
          </w:rPr>
          <w:delText>higher precipitation in the mountainous headwaters</w:delText>
        </w:r>
        <w:r w:rsidDel="00855EB8">
          <w:rPr>
            <w:rFonts w:ascii="Times New Roman" w:hAnsi="Times New Roman" w:cs="Times New Roman" w:hint="eastAsia"/>
            <w:lang w:val="en-US"/>
          </w:rPr>
          <w:delText xml:space="preserve"> </w:delText>
        </w:r>
        <w:r w:rsidDel="00855EB8">
          <w:rPr>
            <w:rFonts w:ascii="Times New Roman" w:hAnsi="Times New Roman" w:cs="Times New Roman"/>
            <w:lang w:val="en-US"/>
          </w:rPr>
          <w:delText>i</w:delText>
        </w:r>
        <w:commentRangeEnd w:id="205"/>
        <w:r w:rsidR="00B130D2" w:rsidDel="00855EB8">
          <w:rPr>
            <w:rStyle w:val="af7"/>
            <w:rFonts w:ascii="Times New Roman" w:hAnsi="Times New Roman" w:cs="Times New Roman"/>
            <w:sz w:val="18"/>
            <w:szCs w:val="18"/>
            <w:lang w:val="en-US"/>
          </w:rPr>
          <w:commentReference w:id="205"/>
        </w:r>
        <w:r w:rsidDel="00855EB8">
          <w:rPr>
            <w:rFonts w:ascii="Times New Roman" w:hAnsi="Times New Roman" w:cs="Times New Roman"/>
            <w:lang w:val="en-US"/>
          </w:rPr>
          <w:delText>ncreases upper‑basin runoff generation</w:delText>
        </w:r>
        <w:r w:rsidR="00D265FB" w:rsidDel="00855EB8">
          <w:rPr>
            <w:rFonts w:ascii="Times New Roman" w:hAnsi="Times New Roman" w:cs="Times New Roman" w:hint="eastAsia"/>
            <w:lang w:val="en-US"/>
          </w:rPr>
          <w:delText xml:space="preserve"> </w:delText>
        </w:r>
        <w:r w:rsidR="00B130D2" w:rsidDel="00855EB8">
          <w:rPr>
            <w:rFonts w:ascii="Times New Roman" w:hAnsi="Times New Roman" w:cs="Times New Roman"/>
            <w:lang w:val="en-US"/>
          </w:rPr>
          <w:fldChar w:fldCharType="begin"/>
        </w:r>
        <w:r w:rsidR="00B130D2" w:rsidDel="00855EB8">
          <w:rPr>
            <w:rFonts w:ascii="Times New Roman" w:hAnsi="Times New Roman" w:cs="Times New Roman"/>
            <w:lang w:val="en-US"/>
          </w:rPr>
          <w:delInstrText xml:space="preserve"> ADDIN ZOTERO_ITEM CSL_CITATION {"citationID":"gsdw13Hw","properties":{"formattedCitation":"(Zhang et al., 2014)","plainCitation":"(Zhang et al., 2014)","noteIndex":0},"citationItems":[{"id":691,"uris":["http://zotero.org/users/12053691/items/UX6LD35L"],"itemData":{"id":691,"type":"article-journal","container-title":"Journal of Nanchang University (Natural Science)","DOI":"10.13764/j.cnki.ncdl.2014.03.013","issue":"3","title":"Research on Precipitation Characteristics and Drivers of the Hydrological Processes in Poyang Lake Basin in Recent 50 Years","URL":"https://doi.org/10.13764/j.cnki.ncdl.2014.03.013","volume":"38","author":[{"family":"Zhang","given":"Ru"},{"family":"Kong","given":"Ping"},{"family":"Jiang","given":"Yuanyong"},{"family":"Dai","given":"Nianhua"},{"family":"Yin","given":"Jianmin"}],"issued":{"date-parts":[["2014"]]}}}],"schema":"https://github.com/citation-style-language/schema/raw/master/csl-citation.json"} </w:delInstrText>
        </w:r>
        <w:r w:rsidR="00B130D2" w:rsidDel="00855EB8">
          <w:rPr>
            <w:rFonts w:ascii="Times New Roman" w:hAnsi="Times New Roman" w:cs="Times New Roman"/>
            <w:lang w:val="en-US"/>
          </w:rPr>
          <w:fldChar w:fldCharType="separate"/>
        </w:r>
        <w:r w:rsidR="00B130D2" w:rsidDel="00855EB8">
          <w:rPr>
            <w:rFonts w:ascii="Times New Roman" w:hAnsi="Times New Roman" w:cs="Times New Roman"/>
            <w:noProof/>
            <w:lang w:val="en-US"/>
          </w:rPr>
          <w:delText>(Zhang et al., 2014)</w:delText>
        </w:r>
        <w:r w:rsidR="00B130D2" w:rsidDel="00855EB8">
          <w:rPr>
            <w:rFonts w:ascii="Times New Roman" w:hAnsi="Times New Roman" w:cs="Times New Roman"/>
            <w:lang w:val="en-US"/>
          </w:rPr>
          <w:fldChar w:fldCharType="end"/>
        </w:r>
        <w:r w:rsidDel="00855EB8">
          <w:rPr>
            <w:rFonts w:ascii="Times New Roman" w:hAnsi="Times New Roman" w:cs="Times New Roman"/>
            <w:lang w:val="en-US"/>
          </w:rPr>
          <w:delText xml:space="preserve">, while </w:delText>
        </w:r>
        <w:commentRangeStart w:id="206"/>
        <w:r w:rsidDel="00855EB8">
          <w:rPr>
            <w:rFonts w:ascii="Times New Roman" w:hAnsi="Times New Roman" w:cs="Times New Roman"/>
            <w:lang w:val="en-US"/>
          </w:rPr>
          <w:delText xml:space="preserve">higher evapotranspiration in the downstream lowlands near Poyang Lake </w:delText>
        </w:r>
        <w:commentRangeEnd w:id="206"/>
        <w:r w:rsidR="00B130D2" w:rsidDel="00855EB8">
          <w:rPr>
            <w:rStyle w:val="af7"/>
            <w:rFonts w:ascii="Times New Roman" w:hAnsi="Times New Roman" w:cs="Times New Roman"/>
            <w:sz w:val="18"/>
            <w:szCs w:val="18"/>
            <w:lang w:val="en-US"/>
          </w:rPr>
          <w:commentReference w:id="206"/>
        </w:r>
        <w:r w:rsidDel="00855EB8">
          <w:rPr>
            <w:rFonts w:ascii="Times New Roman" w:hAnsi="Times New Roman" w:cs="Times New Roman"/>
            <w:lang w:val="en-US"/>
          </w:rPr>
          <w:delText>reduces net water yield in the lower reaches</w:delText>
        </w:r>
        <w:r w:rsidR="00B130D2" w:rsidDel="00855EB8">
          <w:rPr>
            <w:rFonts w:ascii="Times New Roman" w:hAnsi="Times New Roman" w:cs="Times New Roman" w:hint="eastAsia"/>
            <w:lang w:val="en-US"/>
          </w:rPr>
          <w:delText xml:space="preserve"> </w:delText>
        </w:r>
        <w:r w:rsidR="00B130D2" w:rsidDel="00855EB8">
          <w:rPr>
            <w:rFonts w:ascii="Times New Roman" w:hAnsi="Times New Roman" w:cs="Times New Roman"/>
            <w:lang w:val="en-US"/>
          </w:rPr>
          <w:fldChar w:fldCharType="begin"/>
        </w:r>
        <w:r w:rsidR="00B130D2" w:rsidDel="00855EB8">
          <w:rPr>
            <w:rFonts w:ascii="Times New Roman" w:hAnsi="Times New Roman" w:cs="Times New Roman"/>
            <w:lang w:val="en-US"/>
          </w:rPr>
          <w:delInstrText xml:space="preserve"> ADDIN ZOTERO_ITEM CSL_CITATION {"citationID":"3ooiXDl6","properties":{"formattedCitation":"(Z. Wang et al., 2023)","plainCitation":"(Z. Wang et al., 2023)","noteIndex":0},"citationItems":[{"id":689,"uris":["http://zotero.org/users/12053691/items/I2YPEKY2"],"itemData":{"id":689,"type":"article-journal","container-title":"China Rural Water and Hydropower","DOI":"10.12396/znsd.222412","issue":"11","page":"52–63","title":"Temporal and Spatial Variation Characteristics and Impact Analysis of Evapotranspiration and Its Components in Poyang Lake Basin Based on SWH Dual-Source Model","author":[{"family":"Wang","given":"Zhao"},{"family":"Zhang","given":"Run-run"},{"family":"Zhang","given":"Yang"}],"issued":{"date-parts":[["2023"]]}}}],"schema":"https://github.com/citation-style-language/schema/raw/master/csl-citation.json"} </w:delInstrText>
        </w:r>
        <w:r w:rsidR="00B130D2" w:rsidDel="00855EB8">
          <w:rPr>
            <w:rFonts w:ascii="Times New Roman" w:hAnsi="Times New Roman" w:cs="Times New Roman"/>
            <w:lang w:val="en-US"/>
          </w:rPr>
          <w:fldChar w:fldCharType="separate"/>
        </w:r>
        <w:r w:rsidR="00B130D2" w:rsidDel="00855EB8">
          <w:rPr>
            <w:rFonts w:ascii="Times New Roman" w:hAnsi="Times New Roman" w:cs="Times New Roman"/>
            <w:noProof/>
            <w:lang w:val="en-US"/>
          </w:rPr>
          <w:delText>(Z. Wang et al., 2023)</w:delText>
        </w:r>
        <w:r w:rsidR="00B130D2" w:rsidDel="00855EB8">
          <w:rPr>
            <w:rFonts w:ascii="Times New Roman" w:hAnsi="Times New Roman" w:cs="Times New Roman"/>
            <w:lang w:val="en-US"/>
          </w:rPr>
          <w:fldChar w:fldCharType="end"/>
        </w:r>
        <w:r w:rsidDel="00855EB8">
          <w:rPr>
            <w:rFonts w:ascii="Times New Roman" w:hAnsi="Times New Roman" w:cs="Times New Roman"/>
            <w:lang w:val="en-US"/>
          </w:rPr>
          <w:delText>. The resultant spatial imbalance in effective water supply pulls the runoff centroid upward along the network.</w:delText>
        </w:r>
        <w:r w:rsidDel="00855EB8">
          <w:rPr>
            <w:rFonts w:ascii="Times New Roman" w:hAnsi="Times New Roman" w:cs="Times New Roman" w:hint="eastAsia"/>
            <w:lang w:val="en-US"/>
          </w:rPr>
          <w:delText xml:space="preserve"> </w:delText>
        </w:r>
        <w:r w:rsidDel="00855EB8">
          <w:rPr>
            <w:rFonts w:ascii="Times New Roman" w:hAnsi="Times New Roman" w:cs="Times New Roman"/>
            <w:lang w:val="en-US"/>
          </w:rPr>
          <w:delText xml:space="preserve">A similar mechanism explains the centroid location of the largest tributary, the Fu River basin. Its centroid lies upstream of its major confluences because the </w:delText>
        </w:r>
        <w:r w:rsidDel="00855EB8">
          <w:rPr>
            <w:rFonts w:ascii="Times New Roman" w:hAnsi="Times New Roman" w:cs="Times New Roman" w:hint="eastAsia"/>
            <w:lang w:val="en-US"/>
          </w:rPr>
          <w:delText>centroid</w:delText>
        </w:r>
        <w:r w:rsidDel="00855EB8">
          <w:rPr>
            <w:rFonts w:ascii="Times New Roman" w:hAnsi="Times New Roman" w:cs="Times New Roman"/>
            <w:lang w:val="en-US"/>
          </w:rPr>
          <w:delText xml:space="preserve"> of the Fu River is predominantly situated in the high‑precipitation area of the sub-basin. Consequently, the runoff contribution from the downstream branches is comparatively lower, shifting the centroid toward the wetter upstream zones. Furthermore, the centroids of the Xiu River, Jin River, and Lu River are positioned even further upstream (and westward) compared to the mainstream centroid. This pronounced upstream shift results from their steeper topographic profiles and larger proportion of mountainous terrain, where orographic rainfall is enhanced and runoff concentration is rapid due to limited floodplain storage and less regulated channels. Such spatially explicit centroid placement provides a tangible reference for interpreting the integrated hydro‑geographical characteristics of the basin and facilitates the coupled analysis of hydrological patterns with geographical and anthropogenic features (e.g., land use, infrastructure, and water management zones).</w:delText>
        </w:r>
      </w:del>
    </w:p>
    <w:p w14:paraId="4078247D" w14:textId="685BE50B" w:rsidR="00235A70" w:rsidDel="00855EB8" w:rsidRDefault="00235A70">
      <w:pPr>
        <w:spacing w:before="240" w:after="240" w:line="240" w:lineRule="auto"/>
        <w:ind w:firstLine="720"/>
        <w:jc w:val="both"/>
        <w:rPr>
          <w:del w:id="207" w:author=" Peirong Lin" w:date="2026-03-09T13:44:00Z" w16du:dateUtc="2026-03-09T05:44:00Z"/>
          <w:rFonts w:ascii="Times New Roman" w:hAnsi="Times New Roman" w:cs="Times New Roman"/>
          <w:lang w:val="en-US"/>
        </w:rPr>
      </w:pPr>
    </w:p>
    <w:bookmarkEnd w:id="203"/>
    <w:bookmarkEnd w:id="204"/>
    <w:p w14:paraId="5C1CA068" w14:textId="15A6C80E" w:rsidR="00235A70" w:rsidDel="00855EB8" w:rsidRDefault="00000000">
      <w:pPr>
        <w:keepNext/>
        <w:jc w:val="center"/>
        <w:rPr>
          <w:del w:id="208" w:author=" Peirong Lin" w:date="2026-03-09T13:44:00Z" w16du:dateUtc="2026-03-09T05:44:00Z"/>
          <w:lang w:val="en-US"/>
        </w:rPr>
      </w:pPr>
      <w:del w:id="209" w:author=" Peirong Lin" w:date="2026-03-09T13:44:00Z" w16du:dateUtc="2026-03-09T05:44:00Z">
        <w:r w:rsidDel="00855EB8">
          <w:rPr>
            <w:lang w:val="en-US"/>
            <w14:ligatures w14:val="none"/>
          </w:rPr>
          <w:delText xml:space="preserve"> </w:delText>
        </w:r>
        <w:r w:rsidDel="00855EB8">
          <w:rPr>
            <w:noProof/>
          </w:rPr>
          <w:drawing>
            <wp:inline distT="0" distB="0" distL="0" distR="0" wp14:anchorId="2CF1712A" wp14:editId="458F1D7E">
              <wp:extent cx="4046855" cy="4920615"/>
              <wp:effectExtent l="0" t="0" r="4445" b="0"/>
              <wp:docPr id="108013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1766" name="Picture 1"/>
                      <pic:cNvPicPr>
                        <a:picLocks noChangeAspect="1"/>
                      </pic:cNvPicPr>
                    </pic:nvPicPr>
                    <pic:blipFill>
                      <a:blip r:embed="rId16"/>
                      <a:stretch>
                        <a:fillRect/>
                      </a:stretch>
                    </pic:blipFill>
                    <pic:spPr>
                      <a:xfrm>
                        <a:off x="0" y="0"/>
                        <a:ext cx="4057855" cy="4933984"/>
                      </a:xfrm>
                      <a:prstGeom prst="rect">
                        <a:avLst/>
                      </a:prstGeom>
                    </pic:spPr>
                  </pic:pic>
                </a:graphicData>
              </a:graphic>
            </wp:inline>
          </w:drawing>
        </w:r>
      </w:del>
    </w:p>
    <w:p w14:paraId="51429D2E" w14:textId="7BCF2145" w:rsidR="00235A70" w:rsidRDefault="00000000">
      <w:pPr>
        <w:pStyle w:val="a3"/>
        <w:spacing w:before="240" w:after="240"/>
        <w:jc w:val="both"/>
        <w:rPr>
          <w:rFonts w:ascii="Times New Roman Regular" w:hAnsi="Times New Roman Regular" w:cs="Times New Roman Regular"/>
          <w:color w:val="auto"/>
          <w:sz w:val="22"/>
          <w:szCs w:val="22"/>
          <w:lang w:val="en-US"/>
        </w:rPr>
      </w:pPr>
      <w:del w:id="210" w:author=" Peirong Lin" w:date="2026-03-09T13:44:00Z" w16du:dateUtc="2026-03-09T05:44:00Z">
        <w:r w:rsidDel="00855EB8">
          <w:rPr>
            <w:rFonts w:ascii="Times New Roman Regular" w:hAnsi="Times New Roman Regular" w:cs="Times New Roman Regular"/>
            <w:i w:val="0"/>
            <w:color w:val="auto"/>
            <w:sz w:val="22"/>
            <w:szCs w:val="22"/>
            <w:lang w:val="en-US"/>
          </w:rPr>
          <w:delText xml:space="preserve">Figure </w:delText>
        </w:r>
        <w:r w:rsidR="00F36365" w:rsidDel="00855EB8">
          <w:rPr>
            <w:rFonts w:ascii="Times New Roman Regular" w:hAnsi="Times New Roman Regular" w:cs="Times New Roman Regular" w:hint="eastAsia"/>
            <w:i w:val="0"/>
            <w:color w:val="auto"/>
            <w:sz w:val="22"/>
            <w:szCs w:val="22"/>
            <w:lang w:val="en-US"/>
          </w:rPr>
          <w:delText>3</w:delText>
        </w:r>
        <w:r w:rsidR="00F36365" w:rsidDel="00855EB8">
          <w:rPr>
            <w:rFonts w:ascii="Times New Roman Regular" w:hAnsi="Times New Roman Regular" w:cs="Times New Roman Regular"/>
            <w:i w:val="0"/>
            <w:color w:val="auto"/>
            <w:sz w:val="22"/>
            <w:szCs w:val="22"/>
            <w:lang w:val="en-US"/>
          </w:rPr>
          <w:delText xml:space="preserve"> </w:delText>
        </w:r>
        <w:r w:rsidDel="00855EB8">
          <w:rPr>
            <w:rFonts w:ascii="Times New Roman Regular" w:hAnsi="Times New Roman Regular" w:cs="Times New Roman Regular"/>
            <w:i w:val="0"/>
            <w:color w:val="auto"/>
            <w:sz w:val="22"/>
            <w:szCs w:val="22"/>
            <w:lang w:val="en-US"/>
          </w:rPr>
          <w:delText>Centroids of Poyang Lake Basin Mainstems. Circles at different sizes represent centroids on multi-level sub-watershed mainstreams. The four major basins are represented using different color series.</w:delText>
        </w:r>
      </w:del>
    </w:p>
    <w:p w14:paraId="0394E108" w14:textId="77777777" w:rsidR="00235A70" w:rsidRDefault="00000000">
      <w:pPr>
        <w:pStyle w:val="3"/>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lastRenderedPageBreak/>
        <w:t>3.1.2 Runoff centroids across 40 major global rivers</w:t>
      </w:r>
    </w:p>
    <w:p w14:paraId="018991EE" w14:textId="637B3A3C"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 xml:space="preserve">We further validate the generalizability of the RCI framework by applying it to the long-term mean runoff centroids of the mainstems of 40 major rivers globally (Fig. </w:t>
      </w:r>
      <w:r w:rsidR="00B43F2F">
        <w:rPr>
          <w:rFonts w:ascii="Times New Roman" w:hAnsi="Times New Roman" w:cs="Times New Roman" w:hint="eastAsia"/>
          <w:lang w:val="en-US"/>
        </w:rPr>
        <w:t>4</w:t>
      </w:r>
      <w:r>
        <w:rPr>
          <w:rFonts w:ascii="Times New Roman" w:hAnsi="Times New Roman" w:cs="Times New Roman"/>
          <w:lang w:val="en-US"/>
        </w:rPr>
        <w:t>). The red dots denote the locations where upstream and downstream runoff mass are balanced along each network (</w:t>
      </w:r>
      <w:r>
        <w:rPr>
          <w:rFonts w:ascii="Times New Roman" w:hAnsi="Times New Roman" w:cs="Times New Roman"/>
          <w:b/>
          <w:bCs/>
          <w:lang w:val="en-US"/>
        </w:rPr>
        <w:t xml:space="preserve">Fig. </w:t>
      </w:r>
      <w:r w:rsidR="00B43F2F">
        <w:rPr>
          <w:rFonts w:ascii="Times New Roman" w:hAnsi="Times New Roman" w:cs="Times New Roman" w:hint="eastAsia"/>
          <w:b/>
          <w:bCs/>
          <w:lang w:val="en-US"/>
        </w:rPr>
        <w:t>4</w:t>
      </w:r>
      <w:r>
        <w:rPr>
          <w:rFonts w:ascii="Times New Roman" w:hAnsi="Times New Roman" w:cs="Times New Roman"/>
          <w:b/>
          <w:bCs/>
          <w:lang w:val="en-US"/>
        </w:rPr>
        <w:t>a</w:t>
      </w:r>
      <w:r>
        <w:rPr>
          <w:rFonts w:ascii="Times New Roman" w:hAnsi="Times New Roman" w:cs="Times New Roman"/>
          <w:lang w:val="en-US"/>
        </w:rPr>
        <w:t>). Notably, these balance points are generally offset from the midpoints of the mainstems, with a prevalent downstream tendency. For example, the centroid of the Yangtze River is situated 2536 km from the outlet, while the total mainstem length is 6443 km.</w:t>
      </w:r>
      <w:r>
        <w:rPr>
          <w:rFonts w:ascii="Times New Roman" w:hAnsi="Times New Roman" w:cs="Times New Roman" w:hint="eastAsia"/>
          <w:lang w:val="en-US"/>
        </w:rPr>
        <w:t xml:space="preserve"> </w:t>
      </w:r>
    </w:p>
    <w:p w14:paraId="15AFF669" w14:textId="14494DB7"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 xml:space="preserve">Because these basins vary substantially in size, network geometry, and branching complexity, direct comparison of absolute centroid positions is not meaningful. </w:t>
      </w:r>
      <w:ins w:id="211" w:author=" Peirong Lin" w:date="2026-03-09T13:54:00Z" w16du:dateUtc="2026-03-09T05:54:00Z">
        <w:r w:rsidR="008D56B7">
          <w:rPr>
            <w:rFonts w:ascii="Times New Roman" w:hAnsi="Times New Roman" w:cs="Times New Roman"/>
            <w:lang w:val="en-US"/>
          </w:rPr>
          <w:t>We demonstrate that t</w:t>
        </w:r>
      </w:ins>
      <w:del w:id="212" w:author=" Peirong Lin" w:date="2026-03-09T13:54:00Z" w16du:dateUtc="2026-03-09T05:54:00Z">
        <w:r w:rsidDel="008D56B7">
          <w:rPr>
            <w:rFonts w:ascii="Times New Roman" w:hAnsi="Times New Roman" w:cs="Times New Roman"/>
            <w:lang w:val="en-US"/>
          </w:rPr>
          <w:delText>T</w:delText>
        </w:r>
      </w:del>
      <w:r>
        <w:rPr>
          <w:rFonts w:ascii="Times New Roman" w:hAnsi="Times New Roman" w:cs="Times New Roman"/>
          <w:lang w:val="en-US"/>
        </w:rPr>
        <w:t xml:space="preserve">he RCI </w:t>
      </w:r>
      <w:del w:id="213" w:author=" Peirong Lin" w:date="2026-03-09T13:54:00Z" w16du:dateUtc="2026-03-09T05:54:00Z">
        <w:r w:rsidDel="00F04E6F">
          <w:rPr>
            <w:rFonts w:ascii="Times New Roman" w:hAnsi="Times New Roman" w:cs="Times New Roman"/>
            <w:lang w:val="en-US"/>
          </w:rPr>
          <w:delText xml:space="preserve">therefore </w:delText>
        </w:r>
      </w:del>
      <w:r>
        <w:rPr>
          <w:rFonts w:ascii="Times New Roman" w:hAnsi="Times New Roman" w:cs="Times New Roman"/>
          <w:lang w:val="en-US"/>
        </w:rPr>
        <w:t>serves as a normalized, scale‑independent metric that enables consistent inter‑basin comparison. Using RCI, we further examine the drivers behind the observed spatial patterns.</w:t>
      </w:r>
      <w:r>
        <w:rPr>
          <w:lang w:val="en-US"/>
        </w:rPr>
        <w:t xml:space="preserve"> </w:t>
      </w:r>
      <w:r>
        <w:rPr>
          <w:rFonts w:ascii="Times New Roman" w:hAnsi="Times New Roman" w:cs="Times New Roman"/>
          <w:lang w:val="en-US"/>
        </w:rPr>
        <w:t>The downstream tendency seen in most basins (</w:t>
      </w:r>
      <w:r>
        <w:rPr>
          <w:rFonts w:ascii="Times New Roman Bold" w:hAnsi="Times New Roman Bold" w:cs="Times New Roman Bold"/>
          <w:b/>
          <w:bCs/>
          <w:lang w:val="en-US"/>
        </w:rPr>
        <w:t xml:space="preserve">Fig. </w:t>
      </w:r>
      <w:r w:rsidR="00B43F2F">
        <w:rPr>
          <w:rFonts w:ascii="Times New Roman Bold" w:hAnsi="Times New Roman Bold" w:cs="Times New Roman Bold" w:hint="eastAsia"/>
          <w:b/>
          <w:bCs/>
          <w:lang w:val="en-US"/>
        </w:rPr>
        <w:t>4</w:t>
      </w:r>
      <w:r>
        <w:rPr>
          <w:rFonts w:ascii="Times New Roman Bold" w:hAnsi="Times New Roman Bold" w:cs="Times New Roman Bold"/>
          <w:b/>
          <w:bCs/>
          <w:lang w:val="en-US"/>
        </w:rPr>
        <w:t>c</w:t>
      </w:r>
      <w:r>
        <w:rPr>
          <w:rFonts w:ascii="Times New Roman" w:hAnsi="Times New Roman" w:cs="Times New Roman"/>
          <w:lang w:val="en-US"/>
        </w:rPr>
        <w:t xml:space="preserve">) can be largely attributed to network topology. In highly convergent systems such as the Haihe and Pearl Rivers, strong tributary contributions naturally concentrate flow toward the outlet, shifting the centroid downstream—a pattern consistent with classical understanding of flow accumulation in dendritic networks. In contrast, several basins deviate from this general trend. Rivers including the Syr Darya, Amu Darya, Yellow, São Francisco, Nile, and Colorado are primarily fed by upstream snowmelt, glacial melt, or lake storage, yet experience substantial evaporative losses along their middle and lower reaches. This combination of upstream‑dominated supply and downstream losses reduces the effective downstream accumulation of runoff, resulting in centroid positions that are comparatively farther upstream.  </w:t>
      </w:r>
    </w:p>
    <w:p w14:paraId="1A8CCE4C" w14:textId="0F25DAA3"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Interestingly, we identified notable spatial coincidences with key anthropogenic features. For instance, approximately 18% (7 out of 40) of the centroids are located near major cities, over 75% are situated close to significant agricultural regions, and nearly half lie in proximity to dams or reservoirs (</w:t>
      </w:r>
      <w:r>
        <w:rPr>
          <w:rFonts w:ascii="Times New Roman Bold" w:hAnsi="Times New Roman Bold" w:cs="Times New Roman Bold"/>
          <w:b/>
          <w:bCs/>
          <w:lang w:val="en-US"/>
        </w:rPr>
        <w:t xml:space="preserve">Fig. </w:t>
      </w:r>
      <w:r w:rsidR="00B43F2F">
        <w:rPr>
          <w:rFonts w:ascii="Times New Roman Bold" w:hAnsi="Times New Roman Bold" w:cs="Times New Roman Bold" w:hint="eastAsia"/>
          <w:b/>
          <w:bCs/>
          <w:lang w:val="en-US"/>
        </w:rPr>
        <w:t>4</w:t>
      </w:r>
      <w:r>
        <w:rPr>
          <w:rFonts w:ascii="Times New Roman Bold" w:hAnsi="Times New Roman Bold" w:cs="Times New Roman Bold"/>
          <w:b/>
          <w:bCs/>
          <w:lang w:val="en-US"/>
        </w:rPr>
        <w:t>b, c</w:t>
      </w:r>
      <w:r>
        <w:rPr>
          <w:rFonts w:ascii="Times New Roman" w:hAnsi="Times New Roman" w:cs="Times New Roman"/>
          <w:lang w:val="en-US"/>
        </w:rPr>
        <w:t>).</w:t>
      </w:r>
      <w:r>
        <w:rPr>
          <w:rFonts w:ascii="Times New Roman" w:hAnsi="Times New Roman" w:cs="Times New Roman" w:hint="eastAsia"/>
          <w:lang w:val="en-US"/>
        </w:rPr>
        <w:t xml:space="preserve"> </w:t>
      </w:r>
      <w:r>
        <w:rPr>
          <w:rFonts w:ascii="Times New Roman" w:hAnsi="Times New Roman" w:cs="Times New Roman"/>
          <w:lang w:val="en-US"/>
        </w:rPr>
        <w:t>Detailed case illustrations of these spatial relationships are provided in the Supplementary Materials (</w:t>
      </w:r>
      <w:r>
        <w:rPr>
          <w:rFonts w:ascii="Times New Roman Bold" w:hAnsi="Times New Roman Bold" w:cs="Times New Roman Bold"/>
          <w:b/>
          <w:bCs/>
          <w:lang w:val="en-US"/>
        </w:rPr>
        <w:t>Text S3</w:t>
      </w:r>
      <w:r>
        <w:rPr>
          <w:rFonts w:ascii="Times New Roman" w:hAnsi="Times New Roman" w:cs="Times New Roman"/>
          <w:lang w:val="en-US"/>
        </w:rPr>
        <w:t xml:space="preserve"> and </w:t>
      </w:r>
      <w:r>
        <w:rPr>
          <w:rFonts w:ascii="Times New Roman Bold" w:hAnsi="Times New Roman Bold" w:cs="Times New Roman Bold"/>
          <w:b/>
          <w:bCs/>
          <w:lang w:val="en-US"/>
        </w:rPr>
        <w:t>Figs. S3–S7</w:t>
      </w:r>
      <w:r>
        <w:rPr>
          <w:rFonts w:ascii="Times New Roman" w:hAnsi="Times New Roman" w:cs="Times New Roman"/>
          <w:lang w:val="en-US"/>
        </w:rPr>
        <w:t>). However, these spatial overlaps do not imply a direct causal relationship. Rather, they highlight that centroid locations—as integrative points of hydrological mass balance along the network—tend to fall within zones where water, land use, and human activity naturally intersect. The RCI thus provides a spatially explicit reference that can help identify areas where water resources are centrally concentrated and where integrated water management may be particularly relevant.</w:t>
      </w:r>
    </w:p>
    <w:p w14:paraId="090456E2" w14:textId="77777777"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The application of the RCI across this broad set of rivers demonstrates its capacity to distill complex, basin-specific hydrological signatures into a comparable network-based metric. By enabling consistent localization of runoff centroids across different geographical and climatic settings, the framework supports large‑scale comparative analyses and reinforces its utility as a general tool for hydrological characterization.</w:t>
      </w:r>
    </w:p>
    <w:p w14:paraId="0685C7C0" w14:textId="77777777" w:rsidR="00235A70" w:rsidRDefault="00000000">
      <w:pPr>
        <w:spacing w:before="240" w:after="240" w:line="240" w:lineRule="auto"/>
        <w:jc w:val="both"/>
        <w:rPr>
          <w:lang w:val="en-US"/>
          <w14:ligatures w14:val="none"/>
        </w:rPr>
      </w:pPr>
      <w:r>
        <w:rPr>
          <w:noProof/>
          <w14:ligatures w14:val="none"/>
        </w:rPr>
        <w:lastRenderedPageBreak/>
        <w:drawing>
          <wp:inline distT="0" distB="0" distL="0" distR="0" wp14:anchorId="1E6B3E52" wp14:editId="13429793">
            <wp:extent cx="5943600" cy="5280660"/>
            <wp:effectExtent l="0" t="0" r="0" b="2540"/>
            <wp:docPr id="1387987988" name="Picture 1" descr="A map of the world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87988" name="Picture 1" descr="A map of the world with different colored dots&#10;&#10;Description automatically generated"/>
                    <pic:cNvPicPr>
                      <a:picLocks noChangeAspect="1"/>
                    </pic:cNvPicPr>
                  </pic:nvPicPr>
                  <pic:blipFill>
                    <a:blip r:embed="rId17"/>
                    <a:stretch>
                      <a:fillRect/>
                    </a:stretch>
                  </pic:blipFill>
                  <pic:spPr>
                    <a:xfrm>
                      <a:off x="0" y="0"/>
                      <a:ext cx="5943600" cy="5280660"/>
                    </a:xfrm>
                    <a:prstGeom prst="rect">
                      <a:avLst/>
                    </a:prstGeom>
                  </pic:spPr>
                </pic:pic>
              </a:graphicData>
            </a:graphic>
          </wp:inline>
        </w:drawing>
      </w:r>
    </w:p>
    <w:p w14:paraId="554CCFF3" w14:textId="3A4147FA" w:rsidR="00235A70" w:rsidRDefault="00000000">
      <w:pPr>
        <w:pStyle w:val="a3"/>
        <w:spacing w:before="240" w:after="240"/>
        <w:jc w:val="both"/>
        <w:rPr>
          <w:rFonts w:ascii="Times New Roman Regular" w:hAnsi="Times New Roman Regular" w:cs="Times New Roman Regular"/>
          <w:i w:val="0"/>
          <w:color w:val="auto"/>
          <w:sz w:val="22"/>
          <w:szCs w:val="22"/>
          <w:lang w:val="en-US"/>
        </w:rPr>
      </w:pPr>
      <w:r>
        <w:rPr>
          <w:rFonts w:ascii="Times New Roman Bold" w:hAnsi="Times New Roman Bold" w:cs="Times New Roman Bold"/>
          <w:b/>
          <w:bCs/>
          <w:i w:val="0"/>
          <w:color w:val="auto"/>
          <w:sz w:val="22"/>
          <w:szCs w:val="22"/>
          <w:lang w:val="en-US"/>
        </w:rPr>
        <w:t xml:space="preserve">Figure </w:t>
      </w:r>
      <w:r w:rsidR="00955DD4">
        <w:rPr>
          <w:rFonts w:ascii="Times New Roman Bold" w:hAnsi="Times New Roman Bold" w:cs="Times New Roman Bold" w:hint="eastAsia"/>
          <w:b/>
          <w:bCs/>
          <w:i w:val="0"/>
          <w:color w:val="auto"/>
          <w:sz w:val="22"/>
          <w:szCs w:val="22"/>
          <w:lang w:val="en-US"/>
        </w:rPr>
        <w:t>4</w:t>
      </w:r>
      <w:r w:rsidR="00955DD4">
        <w:rPr>
          <w:rFonts w:ascii="Times New Roman Bold" w:hAnsi="Times New Roman Bold" w:cs="Times New Roman Bold"/>
          <w:b/>
          <w:bCs/>
          <w:i w:val="0"/>
          <w:color w:val="auto"/>
          <w:sz w:val="22"/>
          <w:szCs w:val="22"/>
          <w:lang w:val="en-US"/>
        </w:rPr>
        <w:t xml:space="preserve"> </w:t>
      </w:r>
      <w:r>
        <w:rPr>
          <w:rFonts w:ascii="Times New Roman Bold" w:hAnsi="Times New Roman Bold" w:cs="Times New Roman Bold"/>
          <w:b/>
          <w:bCs/>
          <w:i w:val="0"/>
          <w:color w:val="auto"/>
          <w:sz w:val="22"/>
          <w:szCs w:val="22"/>
          <w:lang w:val="en-US"/>
        </w:rPr>
        <w:t xml:space="preserve">Runoff centroids for the world’s major 40 river basins and their nearby geographical features. </w:t>
      </w:r>
      <w:r>
        <w:rPr>
          <w:rFonts w:ascii="Times New Roman" w:hAnsi="Times New Roman" w:cs="Times New Roman"/>
          <w:i w:val="0"/>
          <w:color w:val="auto"/>
          <w:sz w:val="22"/>
          <w:szCs w:val="22"/>
          <w:lang w:val="en-US"/>
        </w:rPr>
        <w:t xml:space="preserve">(a) shows the spatial map of where the centroids are located. </w:t>
      </w:r>
      <w:r>
        <w:rPr>
          <w:rFonts w:ascii="Times New Roman Regular" w:hAnsi="Times New Roman Regular" w:cs="Times New Roman Regular"/>
          <w:i w:val="0"/>
          <w:color w:val="auto"/>
          <w:sz w:val="22"/>
          <w:szCs w:val="22"/>
          <w:lang w:val="en-US"/>
        </w:rPr>
        <w:t xml:space="preserve">(b) shows the proportion of basins whose centroids are within </w:t>
      </w:r>
      <w:r>
        <w:rPr>
          <w:rFonts w:ascii="PingFang SC" w:eastAsia="PingFang SC" w:hAnsi="PingFang SC" w:cs="PingFang SC" w:hint="eastAsia"/>
          <w:i w:val="0"/>
          <w:color w:val="auto"/>
          <w:sz w:val="22"/>
          <w:szCs w:val="22"/>
          <w:lang w:val="en-US"/>
        </w:rPr>
        <w:t>±</w:t>
      </w:r>
      <w:r>
        <w:rPr>
          <w:rFonts w:ascii="Times New Roman Regular" w:eastAsia="PingFang SC" w:hAnsi="Times New Roman Regular" w:cs="Times New Roman Regular" w:hint="eastAsia"/>
          <w:i w:val="0"/>
          <w:color w:val="auto"/>
          <w:sz w:val="22"/>
          <w:szCs w:val="22"/>
          <w:lang w:val="en-US"/>
        </w:rPr>
        <w:t>150 km</w:t>
      </w:r>
      <w:r>
        <w:rPr>
          <w:rFonts w:ascii="Times New Roman Regular" w:eastAsia="PingFang SC" w:hAnsi="Times New Roman Regular" w:cs="Times New Roman Regular"/>
          <w:i w:val="0"/>
          <w:color w:val="auto"/>
          <w:sz w:val="22"/>
          <w:szCs w:val="22"/>
          <w:lang w:val="en-US"/>
        </w:rPr>
        <w:t xml:space="preserve"> of major cities, agriculture, </w:t>
      </w:r>
      <w:r>
        <w:rPr>
          <w:rFonts w:ascii="Times New Roman Regular" w:eastAsia="PingFang SC" w:hAnsi="Times New Roman Regular" w:cs="Times New Roman Regular" w:hint="eastAsia"/>
          <w:i w:val="0"/>
          <w:color w:val="auto"/>
          <w:sz w:val="22"/>
          <w:szCs w:val="22"/>
          <w:lang w:val="en-US"/>
        </w:rPr>
        <w:t xml:space="preserve">and </w:t>
      </w:r>
      <w:r>
        <w:rPr>
          <w:rFonts w:ascii="Times New Roman Regular" w:eastAsia="PingFang SC" w:hAnsi="Times New Roman Regular" w:cs="Times New Roman Regular"/>
          <w:i w:val="0"/>
          <w:color w:val="auto"/>
          <w:sz w:val="22"/>
          <w:szCs w:val="22"/>
          <w:lang w:val="en-US"/>
        </w:rPr>
        <w:t>dams along the mainstems</w:t>
      </w:r>
      <w:r>
        <w:rPr>
          <w:rFonts w:ascii="Times New Roman Regular" w:hAnsi="Times New Roman Regular" w:cs="Times New Roman Regular"/>
          <w:i w:val="0"/>
          <w:color w:val="auto"/>
          <w:sz w:val="22"/>
          <w:szCs w:val="22"/>
          <w:lang w:val="en-US"/>
        </w:rPr>
        <w:t xml:space="preserve">. (c) shows the locations of runoff centroids and the features on the longitudinal profile of the rivers, with the legend shown at the bottom left of subfigure (a). Different colored patches at the subtitles represent different continents. The Asian continent is divided into North Asia, Middle Asia, East Asia, South and Southeast Asia. In each subplot, the blue line represents the profile of the river, the red dot is the Q centroid, and the surrounding dams and urban are illustrated in the legend. The RCI are also labeled in red decimal numbers. Letters on the right top of each subfigure refers to the existence of agriculture activities (A), dams (D) or urban areas (U). If no such attribute exists around the centroid, the corresponding letter will be grey; otherwise, the letter will be highlighted using the same color as the legend. </w:t>
      </w:r>
    </w:p>
    <w:p w14:paraId="7ED29280" w14:textId="1E505437" w:rsidR="00235A70" w:rsidRDefault="00000000">
      <w:pPr>
        <w:spacing w:line="240" w:lineRule="auto"/>
        <w:ind w:firstLine="240"/>
        <w:rPr>
          <w:rFonts w:ascii="Times New Roman" w:hAnsi="Times New Roman" w:cs="Times New Roman"/>
          <w:lang w:val="en-US"/>
        </w:rPr>
      </w:pPr>
      <w:r>
        <w:rPr>
          <w:rFonts w:ascii="Times New Roman" w:hAnsi="Times New Roman" w:cs="Times New Roman"/>
          <w:lang w:val="en-US"/>
        </w:rPr>
        <w:t xml:space="preserve"> To examine if the runoff centroid location is determined</w:t>
      </w:r>
      <w:r>
        <w:rPr>
          <w:rFonts w:ascii="Times New Roman" w:hAnsi="Times New Roman" w:cs="Times New Roman" w:hint="eastAsia"/>
          <w:lang w:val="en-US"/>
        </w:rPr>
        <w:t xml:space="preserve"> by</w:t>
      </w:r>
      <w:r>
        <w:rPr>
          <w:rFonts w:ascii="Times New Roman" w:hAnsi="Times New Roman" w:cs="Times New Roman"/>
          <w:lang w:val="en-US"/>
        </w:rPr>
        <w:t xml:space="preserve"> precipitation, the primary driver of runoff process, we mapped both precipitation (P) and runoff (Q) centroids onto river longitudinal profiles and compared their relative positions across basins. We found that when the basin slope and natural storage (e.g., mainly lake volume) are low between P and Q centroids, </w:t>
      </w:r>
      <w:r>
        <w:rPr>
          <w:rFonts w:ascii="Times New Roman" w:hAnsi="Times New Roman" w:cs="Times New Roman"/>
          <w:lang w:val="en-US"/>
        </w:rPr>
        <w:lastRenderedPageBreak/>
        <w:t>the two centroids tend to be aligning well with each other (</w:t>
      </w:r>
      <w:r>
        <w:rPr>
          <w:rFonts w:ascii="Times New Roman" w:hAnsi="Times New Roman" w:cs="Times New Roman"/>
          <w:b/>
          <w:bCs/>
          <w:lang w:val="en-US"/>
        </w:rPr>
        <w:t xml:space="preserve">Fig. </w:t>
      </w:r>
      <w:r w:rsidR="00BA1D1C">
        <w:rPr>
          <w:rFonts w:ascii="Times New Roman" w:hAnsi="Times New Roman" w:cs="Times New Roman" w:hint="eastAsia"/>
          <w:b/>
          <w:bCs/>
          <w:lang w:val="en-US"/>
        </w:rPr>
        <w:t>5</w:t>
      </w:r>
      <w:r w:rsidR="00BA1D1C">
        <w:rPr>
          <w:rFonts w:ascii="Times New Roman" w:hAnsi="Times New Roman" w:cs="Times New Roman"/>
          <w:b/>
          <w:bCs/>
          <w:lang w:val="en-US"/>
        </w:rPr>
        <w:t>b</w:t>
      </w:r>
      <w:r>
        <w:rPr>
          <w:rFonts w:ascii="Times New Roman" w:hAnsi="Times New Roman" w:cs="Times New Roman"/>
          <w:lang w:val="en-US"/>
        </w:rPr>
        <w:t>). By contrast, for basins with either high slope (</w:t>
      </w:r>
      <w:r>
        <w:rPr>
          <w:rFonts w:ascii="Times New Roman" w:hAnsi="Times New Roman" w:cs="Times New Roman"/>
          <w:b/>
          <w:bCs/>
          <w:lang w:val="en-US"/>
        </w:rPr>
        <w:t xml:space="preserve">Fig. </w:t>
      </w:r>
      <w:r w:rsidR="00BA1D1C">
        <w:rPr>
          <w:rFonts w:ascii="Times New Roman" w:hAnsi="Times New Roman" w:cs="Times New Roman" w:hint="eastAsia"/>
          <w:b/>
          <w:bCs/>
          <w:lang w:val="en-US"/>
        </w:rPr>
        <w:t>5</w:t>
      </w:r>
      <w:r w:rsidR="00BA1D1C">
        <w:rPr>
          <w:rFonts w:ascii="Times New Roman" w:hAnsi="Times New Roman" w:cs="Times New Roman"/>
          <w:b/>
          <w:bCs/>
          <w:lang w:val="en-US"/>
        </w:rPr>
        <w:t>a</w:t>
      </w:r>
      <w:r>
        <w:rPr>
          <w:rFonts w:ascii="Times New Roman" w:hAnsi="Times New Roman" w:cs="Times New Roman"/>
          <w:lang w:val="en-US"/>
        </w:rPr>
        <w:t>) or lake volume (</w:t>
      </w:r>
      <w:r>
        <w:rPr>
          <w:rFonts w:ascii="Times New Roman" w:hAnsi="Times New Roman" w:cs="Times New Roman"/>
          <w:b/>
          <w:bCs/>
          <w:lang w:val="en-US"/>
        </w:rPr>
        <w:t xml:space="preserve">Fig. </w:t>
      </w:r>
      <w:r w:rsidR="00BA1D1C">
        <w:rPr>
          <w:rFonts w:ascii="Times New Roman" w:hAnsi="Times New Roman" w:cs="Times New Roman" w:hint="eastAsia"/>
          <w:b/>
          <w:bCs/>
          <w:lang w:val="en-US"/>
        </w:rPr>
        <w:t>5</w:t>
      </w:r>
      <w:r w:rsidR="00BA1D1C">
        <w:rPr>
          <w:rFonts w:ascii="Times New Roman" w:hAnsi="Times New Roman" w:cs="Times New Roman"/>
          <w:b/>
          <w:bCs/>
          <w:lang w:val="en-US"/>
        </w:rPr>
        <w:t>c</w:t>
      </w:r>
      <w:r>
        <w:rPr>
          <w:rFonts w:ascii="Times New Roman" w:hAnsi="Times New Roman" w:cs="Times New Roman"/>
          <w:lang w:val="en-US"/>
        </w:rPr>
        <w:t>) between the centroids, Q centroid tend to appear further from P centroids. These highlight that in addition to underlying network structures, the joint controls of precipitation, topography, and basin storages,are also important in determining the Q centroid locations.</w:t>
      </w:r>
    </w:p>
    <w:p w14:paraId="6F4B2C56" w14:textId="0ABB7A2E" w:rsidR="00235A70" w:rsidRDefault="00000000">
      <w:pPr>
        <w:spacing w:line="240" w:lineRule="auto"/>
        <w:ind w:firstLine="240"/>
        <w:rPr>
          <w:rFonts w:ascii="Times New Roman" w:hAnsi="Times New Roman" w:cs="Times New Roman"/>
          <w:lang w:val="en-US"/>
        </w:rPr>
      </w:pPr>
      <w:r>
        <w:rPr>
          <w:rFonts w:ascii="Times New Roman" w:hAnsi="Times New Roman" w:cs="Times New Roman"/>
          <w:lang w:val="en-US"/>
        </w:rPr>
        <w:t>To verify this pattern, we divided all 40 rivers into two groups by their relative P-Q centroid distances and compared the distributions of their slopes and relative</w:t>
      </w:r>
      <w:r>
        <w:rPr>
          <w:rFonts w:ascii="Times New Roman" w:hAnsi="Times New Roman" w:cs="Times New Roman" w:hint="eastAsia"/>
          <w:lang w:val="en-US"/>
        </w:rPr>
        <w:t xml:space="preserve"> </w:t>
      </w:r>
      <w:r>
        <w:rPr>
          <w:rFonts w:ascii="Times New Roman" w:hAnsi="Times New Roman" w:cs="Times New Roman"/>
          <w:lang w:val="en-US"/>
        </w:rPr>
        <w:t>lake volumes (</w:t>
      </w:r>
      <w:r>
        <w:rPr>
          <w:rFonts w:ascii="Times New Roman" w:hAnsi="Times New Roman" w:cs="Times New Roman"/>
          <w:b/>
          <w:bCs/>
          <w:lang w:val="en-US"/>
        </w:rPr>
        <w:t xml:space="preserve">Fig. </w:t>
      </w:r>
      <w:r w:rsidR="00BA1D1C">
        <w:rPr>
          <w:rFonts w:ascii="Times New Roman" w:hAnsi="Times New Roman" w:cs="Times New Roman" w:hint="eastAsia"/>
          <w:b/>
          <w:bCs/>
          <w:lang w:val="en-US"/>
        </w:rPr>
        <w:t>5</w:t>
      </w:r>
      <w:r w:rsidR="00BA1D1C">
        <w:rPr>
          <w:rFonts w:ascii="Times New Roman" w:hAnsi="Times New Roman" w:cs="Times New Roman"/>
          <w:b/>
          <w:bCs/>
          <w:lang w:val="en-US"/>
        </w:rPr>
        <w:t>d</w:t>
      </w:r>
      <w:r>
        <w:rPr>
          <w:rFonts w:ascii="Times New Roman" w:hAnsi="Times New Roman" w:cs="Times New Roman"/>
          <w:lang w:val="en-US"/>
        </w:rPr>
        <w:t>). The group with shorter P–Q centroid distances consistently shows lower median values for both slope and relative lake volume, with the latter showing a more pronounced difference. This pattern supports the mechanism that (1) considering the velocity of water flowing in the steep mountains, water will confluence further downstream, thus the centroid will be appearing farther from the precipitation centroid compared to the opposite case; (2) natural storages such as lakes introduce hydrological buffering effects, attenuating and delaying runoff responses to precipitation, which consequently leads to greater spatial divergence between the centroids of precipitation input and runoff output due to the storage and gradual release of water.</w:t>
      </w:r>
    </w:p>
    <w:p w14:paraId="31F0D867" w14:textId="77777777" w:rsidR="00235A70" w:rsidRDefault="00000000">
      <w:pPr>
        <w:keepNext/>
        <w:spacing w:before="240" w:after="240" w:line="240" w:lineRule="auto"/>
        <w:jc w:val="center"/>
        <w:rPr>
          <w:lang w:val="en-US"/>
        </w:rPr>
      </w:pPr>
      <w:r>
        <w:rPr>
          <w:lang w:val="en-US"/>
          <w14:ligatures w14:val="none"/>
        </w:rPr>
        <w:t xml:space="preserve"> </w:t>
      </w:r>
      <w:r>
        <w:rPr>
          <w:noProof/>
          <w:lang w:val="en-US"/>
        </w:rPr>
        <w:drawing>
          <wp:inline distT="0" distB="0" distL="0" distR="0" wp14:anchorId="7CBD9653" wp14:editId="103CE9A3">
            <wp:extent cx="5943600" cy="4332605"/>
            <wp:effectExtent l="0" t="0" r="0" b="0"/>
            <wp:docPr id="111895259" name="Picture 1"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259" name="Picture 1" descr="A graph of different types of graphs&#10;&#10;Description automatically generated with medium confidence"/>
                    <pic:cNvPicPr>
                      <a:picLocks noChangeAspect="1"/>
                    </pic:cNvPicPr>
                  </pic:nvPicPr>
                  <pic:blipFill>
                    <a:blip r:embed="rId18"/>
                    <a:stretch>
                      <a:fillRect/>
                    </a:stretch>
                  </pic:blipFill>
                  <pic:spPr>
                    <a:xfrm>
                      <a:off x="0" y="0"/>
                      <a:ext cx="5943600" cy="4332605"/>
                    </a:xfrm>
                    <a:prstGeom prst="rect">
                      <a:avLst/>
                    </a:prstGeom>
                  </pic:spPr>
                </pic:pic>
              </a:graphicData>
            </a:graphic>
          </wp:inline>
        </w:drawing>
      </w:r>
    </w:p>
    <w:p w14:paraId="7FAAB650" w14:textId="554AF307" w:rsidR="00235A70" w:rsidRDefault="00000000">
      <w:pPr>
        <w:pStyle w:val="a3"/>
        <w:spacing w:before="240" w:after="240"/>
        <w:jc w:val="both"/>
        <w:rPr>
          <w:rFonts w:ascii="Times New Roman" w:hAnsi="Times New Roman" w:cs="Times New Roman"/>
          <w:i w:val="0"/>
          <w:color w:val="auto"/>
          <w:sz w:val="22"/>
          <w:szCs w:val="22"/>
          <w:lang w:val="en-US"/>
        </w:rPr>
      </w:pPr>
      <w:bookmarkStart w:id="214" w:name="OLE_LINK4"/>
      <w:bookmarkStart w:id="215" w:name="OLE_LINK3"/>
      <w:r>
        <w:rPr>
          <w:rFonts w:ascii="Times New Roman Bold" w:hAnsi="Times New Roman Bold" w:cs="Times New Roman Bold"/>
          <w:b/>
          <w:bCs/>
          <w:i w:val="0"/>
          <w:color w:val="auto"/>
          <w:sz w:val="22"/>
          <w:szCs w:val="22"/>
          <w:lang w:val="en-US"/>
        </w:rPr>
        <w:t xml:space="preserve">Figure </w:t>
      </w:r>
      <w:r w:rsidR="005D2A5E">
        <w:rPr>
          <w:rFonts w:ascii="Times New Roman Bold" w:hAnsi="Times New Roman Bold" w:cs="Times New Roman Bold" w:hint="eastAsia"/>
          <w:b/>
          <w:bCs/>
          <w:i w:val="0"/>
          <w:color w:val="auto"/>
          <w:sz w:val="22"/>
          <w:szCs w:val="22"/>
          <w:lang w:val="en-US"/>
        </w:rPr>
        <w:t>5</w:t>
      </w:r>
      <w:r>
        <w:rPr>
          <w:rFonts w:ascii="Times New Roman Bold" w:hAnsi="Times New Roman Bold" w:cs="Times New Roman Bold"/>
          <w:b/>
          <w:bCs/>
          <w:i w:val="0"/>
          <w:color w:val="auto"/>
          <w:sz w:val="22"/>
          <w:szCs w:val="22"/>
          <w:lang w:val="en-US"/>
        </w:rPr>
        <w:t xml:space="preserve"> Slope and relative</w:t>
      </w:r>
      <w:r>
        <w:rPr>
          <w:rFonts w:ascii="Times New Roman Bold" w:hAnsi="Times New Roman Bold" w:cs="Times New Roman Bold" w:hint="eastAsia"/>
          <w:b/>
          <w:bCs/>
          <w:i w:val="0"/>
          <w:color w:val="auto"/>
          <w:sz w:val="22"/>
          <w:szCs w:val="22"/>
          <w:lang w:val="en-US"/>
        </w:rPr>
        <w:t xml:space="preserve"> </w:t>
      </w:r>
      <w:r>
        <w:rPr>
          <w:rFonts w:ascii="Times New Roman Bold" w:hAnsi="Times New Roman Bold" w:cs="Times New Roman Bold"/>
          <w:b/>
          <w:bCs/>
          <w:i w:val="0"/>
          <w:color w:val="auto"/>
          <w:sz w:val="22"/>
          <w:szCs w:val="22"/>
          <w:lang w:val="en-US"/>
        </w:rPr>
        <w:t>lake volume between precipitation and runoff centroids by P-Q centroid distance groups</w:t>
      </w:r>
      <w:r>
        <w:rPr>
          <w:rFonts w:ascii="Times New Roman Bold" w:hAnsi="Times New Roman Bold" w:cs="Times New Roman Bold"/>
          <w:i w:val="0"/>
          <w:color w:val="auto"/>
          <w:sz w:val="22"/>
          <w:szCs w:val="22"/>
          <w:lang w:val="en-US"/>
        </w:rPr>
        <w:t>. Normalized lake volume is calculated as the total lake volume along the river segment between precipitation (P) and runoff (Q) centroids, divided by the long-term mean annual discharge at the centroid segment.</w:t>
      </w:r>
      <w:r>
        <w:rPr>
          <w:rFonts w:ascii="Times New Roman Bold" w:hAnsi="Times New Roman Bold" w:cs="Times New Roman Bold" w:hint="eastAsia"/>
          <w:i w:val="0"/>
          <w:color w:val="auto"/>
          <w:sz w:val="22"/>
          <w:szCs w:val="22"/>
          <w:lang w:val="en-US"/>
        </w:rPr>
        <w:t xml:space="preserve"> </w:t>
      </w:r>
      <w:r>
        <w:rPr>
          <w:rFonts w:ascii="Times New Roman" w:hAnsi="Times New Roman" w:cs="Times New Roman"/>
          <w:i w:val="0"/>
          <w:color w:val="auto"/>
          <w:sz w:val="22"/>
          <w:szCs w:val="22"/>
          <w:lang w:val="en-US"/>
        </w:rPr>
        <w:t xml:space="preserve">Three individual cases illustrating different P-Q distances are shown in subfigures (a) </w:t>
      </w:r>
      <w:r>
        <w:rPr>
          <w:rFonts w:ascii="Times New Roman" w:hAnsi="Times New Roman" w:cs="Times New Roman"/>
          <w:i w:val="0"/>
          <w:color w:val="auto"/>
          <w:sz w:val="22"/>
          <w:szCs w:val="22"/>
          <w:lang w:val="en-US"/>
        </w:rPr>
        <w:lastRenderedPageBreak/>
        <w:t>Lancang-Mekong river, representing high slope and low lake volume between P and Q centroids, (b) Salween-Irrawaddy river, representing low slope and low lake volume between P and Q centroids, and (c) Ob river, representing low slope and high lake volume between P and Q centroids. We divided all 40 rivers into two groups by their P-Q centroid distances to total river lengths, and the threshold is set as the mean of all cases. Boxplots of slope and lake volume for each group are shown in subfigure (d).</w:t>
      </w:r>
    </w:p>
    <w:bookmarkEnd w:id="214"/>
    <w:bookmarkEnd w:id="215"/>
    <w:p w14:paraId="53212587" w14:textId="77777777" w:rsidR="00235A70" w:rsidRDefault="00000000">
      <w:pPr>
        <w:pStyle w:val="3"/>
        <w:rPr>
          <w:rFonts w:ascii="Times New Roman" w:hAnsi="Times New Roman" w:cs="Times New Roman"/>
          <w:color w:val="000000" w:themeColor="text1"/>
          <w:lang w:val="en-US"/>
        </w:rPr>
      </w:pPr>
      <w:r>
        <w:rPr>
          <w:rFonts w:ascii="Times New Roman" w:hAnsi="Times New Roman" w:cs="Times New Roman"/>
          <w:color w:val="000000" w:themeColor="text1"/>
          <w:sz w:val="24"/>
          <w:szCs w:val="24"/>
          <w:lang w:val="en-US"/>
        </w:rPr>
        <w:t xml:space="preserve">3.1.3 Multi-level patterns of spatial centroids </w:t>
      </w:r>
    </w:p>
    <w:p w14:paraId="39A99FA8" w14:textId="6993BE0C" w:rsidR="00235A70" w:rsidRDefault="00000000">
      <w:pPr>
        <w:spacing w:line="240" w:lineRule="auto"/>
        <w:ind w:firstLine="240"/>
        <w:rPr>
          <w:rFonts w:ascii="Times New Roman" w:hAnsi="Times New Roman" w:cs="Times New Roman"/>
          <w:lang w:val="en-US"/>
        </w:rPr>
      </w:pPr>
      <w:bookmarkStart w:id="216" w:name="OLE_LINK51"/>
      <w:bookmarkStart w:id="217" w:name="OLE_LINK52"/>
      <w:r>
        <w:rPr>
          <w:rFonts w:ascii="Times New Roman" w:hAnsi="Times New Roman" w:cs="Times New Roman"/>
          <w:lang w:val="en-US"/>
        </w:rPr>
        <w:t>To assess the consistency and interpretability of the RCI across spatial scales, we examine its behavior across watersheds spanning multiple orders of magnitude.</w:t>
      </w:r>
      <w:r>
        <w:rPr>
          <w:rFonts w:ascii="Times New Roman" w:hAnsi="Times New Roman" w:cs="Times New Roman"/>
          <w:b/>
          <w:bCs/>
          <w:lang w:val="en-US"/>
        </w:rPr>
        <w:t xml:space="preserve"> Fig</w:t>
      </w:r>
      <w:r w:rsidR="00157619">
        <w:rPr>
          <w:rFonts w:ascii="Times New Roman" w:hAnsi="Times New Roman" w:cs="Times New Roman"/>
          <w:b/>
          <w:bCs/>
          <w:lang w:val="en-US"/>
        </w:rPr>
        <w:t>.6</w:t>
      </w:r>
      <w:r>
        <w:rPr>
          <w:rFonts w:ascii="Times New Roman" w:hAnsi="Times New Roman" w:cs="Times New Roman"/>
          <w:b/>
          <w:bCs/>
          <w:lang w:val="en-US"/>
        </w:rPr>
        <w:t xml:space="preserve"> </w:t>
      </w:r>
      <w:r>
        <w:rPr>
          <w:rFonts w:ascii="Times New Roman" w:hAnsi="Times New Roman" w:cs="Times New Roman"/>
          <w:lang w:val="en-US"/>
        </w:rPr>
        <w:t xml:space="preserve">presents the long-term mean centroids of precipitation and natural runoff across watersheds </w:t>
      </w:r>
      <w:r>
        <w:rPr>
          <w:rFonts w:ascii="Times New Roman" w:hAnsi="Times New Roman" w:cs="Times New Roman" w:hint="eastAsia"/>
          <w:lang w:val="en-US"/>
        </w:rPr>
        <w:t>covering</w:t>
      </w:r>
      <w:r>
        <w:rPr>
          <w:rFonts w:ascii="Times New Roman" w:hAnsi="Times New Roman" w:cs="Times New Roman"/>
          <w:lang w:val="en-US"/>
        </w:rPr>
        <w:t xml:space="preserve"> multiple orders of magnitude (level 1-5 represents large to small subwatersheds). </w:t>
      </w:r>
      <w:r>
        <w:rPr>
          <w:rFonts w:ascii="Times New Roman" w:hAnsi="Times New Roman" w:cs="Times New Roman"/>
          <w:b/>
          <w:bCs/>
          <w:lang w:val="en-US"/>
        </w:rPr>
        <w:t>Fig</w:t>
      </w:r>
      <w:r w:rsidR="00157619">
        <w:rPr>
          <w:rFonts w:ascii="Times New Roman" w:hAnsi="Times New Roman" w:cs="Times New Roman"/>
          <w:b/>
          <w:bCs/>
          <w:lang w:val="en-US"/>
        </w:rPr>
        <w:t>.6</w:t>
      </w:r>
      <w:r>
        <w:rPr>
          <w:rFonts w:ascii="Times New Roman" w:hAnsi="Times New Roman" w:cs="Times New Roman"/>
          <w:lang w:val="en-US"/>
        </w:rPr>
        <w:t xml:space="preserve"> reveals distinct scale-dependent patterns in the spatial organization of precipitation and runoff centroids. </w:t>
      </w:r>
      <w:r>
        <w:rPr>
          <w:rFonts w:ascii="Times New Roman" w:hAnsi="Times New Roman" w:cs="Times New Roman" w:hint="eastAsia"/>
          <w:lang w:val="en-US"/>
        </w:rPr>
        <w:t xml:space="preserve">Runoff </w:t>
      </w:r>
      <w:r>
        <w:rPr>
          <w:rFonts w:ascii="Times New Roman" w:hAnsi="Times New Roman" w:cs="Times New Roman"/>
          <w:lang w:val="en-US"/>
        </w:rPr>
        <w:t>and precipitation centroids are generally positioned further downstream in smaller watersheds (</w:t>
      </w:r>
      <w:r>
        <w:rPr>
          <w:rFonts w:ascii="Times New Roman" w:hAnsi="Times New Roman" w:cs="Times New Roman"/>
          <w:b/>
          <w:bCs/>
          <w:lang w:val="en-US"/>
        </w:rPr>
        <w:t xml:space="preserve">Fig. </w:t>
      </w:r>
      <w:r w:rsidR="00640E3B">
        <w:rPr>
          <w:rFonts w:ascii="Times New Roman" w:hAnsi="Times New Roman" w:cs="Times New Roman"/>
          <w:b/>
          <w:bCs/>
          <w:lang w:val="en-US"/>
        </w:rPr>
        <w:t>6</w:t>
      </w:r>
      <w:r>
        <w:rPr>
          <w:rFonts w:ascii="Times New Roman" w:hAnsi="Times New Roman" w:cs="Times New Roman"/>
          <w:b/>
          <w:bCs/>
          <w:lang w:val="en-US"/>
        </w:rPr>
        <w:t xml:space="preserve">a, </w:t>
      </w:r>
      <w:r w:rsidR="00640E3B">
        <w:rPr>
          <w:rFonts w:ascii="Times New Roman" w:hAnsi="Times New Roman" w:cs="Times New Roman"/>
          <w:b/>
          <w:bCs/>
          <w:lang w:val="en-US"/>
        </w:rPr>
        <w:t>6</w:t>
      </w:r>
      <w:r>
        <w:rPr>
          <w:rFonts w:ascii="Times New Roman" w:hAnsi="Times New Roman" w:cs="Times New Roman"/>
          <w:b/>
          <w:bCs/>
          <w:lang w:val="en-US"/>
        </w:rPr>
        <w:t>b</w:t>
      </w:r>
      <w:r>
        <w:rPr>
          <w:rFonts w:ascii="Times New Roman" w:hAnsi="Times New Roman" w:cs="Times New Roman"/>
          <w:lang w:val="en-US"/>
        </w:rPr>
        <w:t>), while exhibiting wider distribution ranges and higher spatial variability at finer scales. For example, for watersheds at level 5, runoff centroid distances from the outlet range from 0 to 0.75 of mainstem length, whereas in basins directly pouring into the mainstems, this range narrows to 0.35–0.65. For level 1 and level 2 subwatersheds, the mean RCIs are very close to the geometric centres of the basins, while for level 5 basins, runoff is more likely to concentroate towards the outlets (approximately at 0.3). This pattern likely arises because small watersheds possess shorter, less integrated flow paths and are more sensitive to local heterogeneities in topography and rainfall distribution, leading to faster downstream routing of runoff and greater scatter in centroid locations. Runoff centroids are consistently located farther downstream than precipitation centroids across all watershed levels, yet the positional difference between them diminishes at coarser scales. This suggests that larger, higher-order basins integrate local variability more effectively, resulting in a more stable spatial coupling between precipitation input and runoff output.</w:t>
      </w:r>
    </w:p>
    <w:p w14:paraId="3B5ED449" w14:textId="77777777" w:rsidR="00235A70" w:rsidRDefault="00000000">
      <w:pPr>
        <w:spacing w:line="240" w:lineRule="auto"/>
        <w:ind w:firstLine="240"/>
        <w:rPr>
          <w:rFonts w:ascii="Times New Roman" w:hAnsi="Times New Roman" w:cs="Times New Roman"/>
          <w:lang w:val="en-US"/>
        </w:rPr>
      </w:pPr>
      <w:r>
        <w:rPr>
          <w:rFonts w:ascii="Times New Roman" w:hAnsi="Times New Roman" w:cs="Times New Roman"/>
          <w:lang w:val="en-US"/>
        </w:rPr>
        <w:t xml:space="preserve">These scale-dependent </w:t>
      </w:r>
      <w:r>
        <w:rPr>
          <w:rFonts w:ascii="Times New Roman" w:hAnsi="Times New Roman" w:cs="Times New Roman" w:hint="eastAsia"/>
          <w:lang w:val="en-US"/>
        </w:rPr>
        <w:t xml:space="preserve">patterns </w:t>
      </w:r>
      <w:r>
        <w:rPr>
          <w:rFonts w:ascii="Times New Roman" w:hAnsi="Times New Roman" w:cs="Times New Roman"/>
          <w:lang w:val="en-US"/>
        </w:rPr>
        <w:t>demonstrate that the RCI captures robust, transferable signatures of hydrological organization across nested watershed scales. The framework thus enables meaningful intercomparison of centroid behavior both within and across basins, supporting its application to comparative hydrological analysis.</w:t>
      </w:r>
    </w:p>
    <w:bookmarkEnd w:id="216"/>
    <w:bookmarkEnd w:id="217"/>
    <w:p w14:paraId="4002CFB5" w14:textId="77777777" w:rsidR="00235A70" w:rsidRDefault="00000000">
      <w:pPr>
        <w:keepNext/>
        <w:rPr>
          <w:lang w:val="en-US"/>
        </w:rPr>
      </w:pPr>
      <w:r>
        <w:rPr>
          <w:noProof/>
          <w:lang w:val="en-US"/>
        </w:rPr>
        <w:drawing>
          <wp:inline distT="0" distB="0" distL="0" distR="0" wp14:anchorId="0BDBD2E2" wp14:editId="0B35D237">
            <wp:extent cx="5943600" cy="2112010"/>
            <wp:effectExtent l="0" t="0" r="0" b="0"/>
            <wp:docPr id="73704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7321" name="Picture 1"/>
                    <pic:cNvPicPr>
                      <a:picLocks noChangeAspect="1"/>
                    </pic:cNvPicPr>
                  </pic:nvPicPr>
                  <pic:blipFill>
                    <a:blip r:embed="rId19"/>
                    <a:srcRect b="62970"/>
                    <a:stretch>
                      <a:fillRect/>
                    </a:stretch>
                  </pic:blipFill>
                  <pic:spPr>
                    <a:xfrm>
                      <a:off x="0" y="0"/>
                      <a:ext cx="5943600" cy="2112021"/>
                    </a:xfrm>
                    <a:prstGeom prst="rect">
                      <a:avLst/>
                    </a:prstGeom>
                    <a:ln>
                      <a:noFill/>
                    </a:ln>
                  </pic:spPr>
                </pic:pic>
              </a:graphicData>
            </a:graphic>
          </wp:inline>
        </w:drawing>
      </w:r>
    </w:p>
    <w:p w14:paraId="2DF9F124" w14:textId="4382EA2C" w:rsidR="00235A70" w:rsidRDefault="00000000">
      <w:pPr>
        <w:pStyle w:val="a3"/>
        <w:spacing w:before="240" w:after="240"/>
        <w:jc w:val="both"/>
        <w:rPr>
          <w:rFonts w:ascii="Times New Roman" w:hAnsi="Times New Roman" w:cs="Times New Roman"/>
          <w:i w:val="0"/>
          <w:color w:val="auto"/>
          <w:sz w:val="22"/>
          <w:szCs w:val="22"/>
          <w:lang w:val="en-US"/>
        </w:rPr>
      </w:pPr>
      <w:r>
        <w:rPr>
          <w:rFonts w:ascii="Times New Roman" w:hAnsi="Times New Roman" w:cs="Times New Roman"/>
          <w:b/>
          <w:bCs/>
          <w:i w:val="0"/>
          <w:color w:val="auto"/>
          <w:sz w:val="22"/>
          <w:szCs w:val="22"/>
          <w:lang w:val="en-US"/>
        </w:rPr>
        <w:t xml:space="preserve">Figure </w:t>
      </w:r>
      <w:r w:rsidR="00391F1F">
        <w:rPr>
          <w:rFonts w:ascii="Times New Roman" w:hAnsi="Times New Roman" w:cs="Times New Roman" w:hint="eastAsia"/>
          <w:b/>
          <w:bCs/>
          <w:i w:val="0"/>
          <w:color w:val="auto"/>
          <w:sz w:val="22"/>
          <w:szCs w:val="22"/>
          <w:lang w:val="en-US"/>
        </w:rPr>
        <w:t>6</w:t>
      </w:r>
      <w:r w:rsidR="00391F1F">
        <w:rPr>
          <w:rFonts w:ascii="Times New Roman" w:hAnsi="Times New Roman" w:cs="Times New Roman"/>
          <w:b/>
          <w:bCs/>
          <w:i w:val="0"/>
          <w:color w:val="auto"/>
          <w:sz w:val="22"/>
          <w:szCs w:val="22"/>
          <w:lang w:val="en-US"/>
        </w:rPr>
        <w:t xml:space="preserve"> </w:t>
      </w:r>
      <w:r>
        <w:rPr>
          <w:rFonts w:ascii="Times New Roman" w:hAnsi="Times New Roman" w:cs="Times New Roman"/>
          <w:b/>
          <w:bCs/>
          <w:i w:val="0"/>
          <w:color w:val="auto"/>
          <w:sz w:val="22"/>
          <w:szCs w:val="22"/>
          <w:lang w:val="en-US"/>
        </w:rPr>
        <w:t>Spatial Patterns of Precipitation and Runoff Centroids Across Multi‑level River Networks.</w:t>
      </w:r>
      <w:r>
        <w:rPr>
          <w:rFonts w:ascii="Times New Roman" w:hAnsi="Times New Roman" w:cs="Times New Roman"/>
          <w:i w:val="0"/>
          <w:color w:val="auto"/>
          <w:sz w:val="22"/>
          <w:szCs w:val="22"/>
          <w:lang w:val="en-US"/>
        </w:rPr>
        <w:t xml:space="preserve"> (a) and (b) show the </w:t>
      </w:r>
      <w:r>
        <w:rPr>
          <w:rFonts w:ascii="Times New Roman" w:hAnsi="Times New Roman" w:cs="Times New Roman" w:hint="eastAsia"/>
          <w:i w:val="0"/>
          <w:color w:val="auto"/>
          <w:sz w:val="22"/>
          <w:szCs w:val="22"/>
          <w:lang w:val="en-US"/>
        </w:rPr>
        <w:t>RCI</w:t>
      </w:r>
      <w:r>
        <w:rPr>
          <w:rFonts w:ascii="Times New Roman" w:hAnsi="Times New Roman" w:cs="Times New Roman"/>
          <w:i w:val="0"/>
          <w:color w:val="auto"/>
          <w:sz w:val="22"/>
          <w:szCs w:val="22"/>
          <w:lang w:val="en-US"/>
        </w:rPr>
        <w:t xml:space="preserve"> of precipitation (P) and runoff (Q), respectively, across nested Pfafstetter sub‑basins from Level 1 to Level 5. Each point represents one sub‑basin in a given year, using long‑term </w:t>
      </w:r>
      <w:r>
        <w:rPr>
          <w:rFonts w:ascii="Times New Roman" w:hAnsi="Times New Roman" w:cs="Times New Roman"/>
          <w:i w:val="0"/>
          <w:color w:val="auto"/>
          <w:sz w:val="22"/>
          <w:szCs w:val="22"/>
          <w:lang w:val="en-US"/>
        </w:rPr>
        <w:lastRenderedPageBreak/>
        <w:t>mean annual data from the GRADES dataset. The horizontal axis progresses from higher to lower Pfafstetter levels (i.e., from larger to smaller sub‑basin scales), highlighting how centroid offset varies with basin size and network complexity.</w:t>
      </w:r>
    </w:p>
    <w:p w14:paraId="68A4C70B" w14:textId="77777777" w:rsidR="00235A70" w:rsidRDefault="00000000">
      <w:pPr>
        <w:pStyle w:val="2"/>
        <w:spacing w:before="240" w:after="240" w:line="360" w:lineRule="auto"/>
        <w:jc w:val="both"/>
        <w:rPr>
          <w:rFonts w:ascii="Times New Roman Bold" w:hAnsi="Times New Roman Bold" w:cs="Times New Roman Bold"/>
          <w:b/>
          <w:bCs/>
          <w:color w:val="000000" w:themeColor="text1"/>
          <w:sz w:val="28"/>
          <w:szCs w:val="28"/>
          <w:lang w:val="en-US"/>
        </w:rPr>
      </w:pPr>
      <w:r>
        <w:rPr>
          <w:rFonts w:ascii="Times New Roman Bold" w:hAnsi="Times New Roman Bold" w:cs="Times New Roman Bold"/>
          <w:b/>
          <w:bCs/>
          <w:color w:val="000000" w:themeColor="text1"/>
          <w:sz w:val="28"/>
          <w:szCs w:val="28"/>
          <w:lang w:val="en-US"/>
        </w:rPr>
        <w:t>3.2 Seasonal variability of runoff centroids</w:t>
      </w:r>
    </w:p>
    <w:p w14:paraId="1474F074" w14:textId="2BFB3573" w:rsidR="00235A70" w:rsidRDefault="00000000">
      <w:pPr>
        <w:spacing w:before="240" w:after="240" w:line="240" w:lineRule="auto"/>
        <w:ind w:firstLine="238"/>
        <w:jc w:val="both"/>
        <w:rPr>
          <w:rFonts w:ascii="Times New Roman" w:hAnsi="Times New Roman" w:cs="Times New Roman"/>
          <w:lang w:val="en-US"/>
        </w:rPr>
      </w:pPr>
      <w:bookmarkStart w:id="218" w:name="OLE_LINK5"/>
      <w:bookmarkStart w:id="219" w:name="OLE_LINK6"/>
      <w:r>
        <w:rPr>
          <w:rFonts w:ascii="Times New Roman" w:hAnsi="Times New Roman" w:cs="Times New Roman"/>
          <w:lang w:val="en-US"/>
        </w:rPr>
        <w:t>We also analyzed the seasonal variations of the centroids (</w:t>
      </w:r>
      <w:r>
        <w:rPr>
          <w:rFonts w:ascii="Times New Roman Bold" w:hAnsi="Times New Roman Bold" w:cs="Times New Roman Bold"/>
          <w:b/>
          <w:bCs/>
          <w:lang w:val="en-US"/>
        </w:rPr>
        <w:t xml:space="preserve">Figs. </w:t>
      </w:r>
      <w:r w:rsidR="008F06F2">
        <w:rPr>
          <w:rFonts w:ascii="Times New Roman Bold" w:hAnsi="Times New Roman Bold" w:cs="Times New Roman Bold" w:hint="eastAsia"/>
          <w:b/>
          <w:bCs/>
          <w:lang w:val="en-US"/>
        </w:rPr>
        <w:t>7</w:t>
      </w:r>
      <w:r>
        <w:rPr>
          <w:rFonts w:ascii="Times New Roman Bold" w:hAnsi="Times New Roman Bold" w:cs="Times New Roman Bold"/>
          <w:b/>
          <w:bCs/>
          <w:lang w:val="en-US"/>
        </w:rPr>
        <w:t xml:space="preserve">a, </w:t>
      </w:r>
      <w:r w:rsidR="008F06F2">
        <w:rPr>
          <w:rFonts w:ascii="Times New Roman Bold" w:hAnsi="Times New Roman Bold" w:cs="Times New Roman Bold" w:hint="eastAsia"/>
          <w:b/>
          <w:bCs/>
          <w:lang w:val="en-US"/>
        </w:rPr>
        <w:t>7</w:t>
      </w:r>
      <w:r>
        <w:rPr>
          <w:rFonts w:ascii="Times New Roman Bold" w:hAnsi="Times New Roman Bold" w:cs="Times New Roman Bold"/>
          <w:b/>
          <w:bCs/>
          <w:lang w:val="en-US"/>
        </w:rPr>
        <w:t>b</w:t>
      </w:r>
      <w:r>
        <w:rPr>
          <w:rFonts w:ascii="Times New Roman" w:hAnsi="Times New Roman" w:cs="Times New Roman"/>
          <w:lang w:val="en-US"/>
        </w:rPr>
        <w:t>) by</w:t>
      </w:r>
      <w:r>
        <w:rPr>
          <w:rFonts w:ascii="Times New Roman" w:hAnsi="Times New Roman" w:cs="Times New Roman" w:hint="eastAsia"/>
          <w:lang w:val="en-US"/>
        </w:rPr>
        <w:t xml:space="preserve"> </w:t>
      </w:r>
      <w:r>
        <w:rPr>
          <w:rFonts w:ascii="Times New Roman" w:hAnsi="Times New Roman" w:cs="Times New Roman"/>
          <w:lang w:val="en-US"/>
        </w:rPr>
        <w:t>calculating the maximum difference of centroid locations among four seasons. Generally, we find arid basins show more apparent fluctuation of runoff centroid location across seasons. For example, in the middle Asian basins, as well as Nile, Colorado, and Rio Grande river basins, we found the seasonal variations of the centroid can reach 1100 to 1300 km.</w:t>
      </w:r>
      <w:r>
        <w:rPr>
          <w:lang w:val="en-US"/>
        </w:rPr>
        <w:t xml:space="preserve"> </w:t>
      </w:r>
      <w:r>
        <w:rPr>
          <w:rFonts w:ascii="Times New Roman" w:hAnsi="Times New Roman" w:cs="Times New Roman"/>
          <w:lang w:val="en-US"/>
        </w:rPr>
        <w:t xml:space="preserve">By contrast, in humid regions such as </w:t>
      </w:r>
      <w:r>
        <w:rPr>
          <w:rFonts w:ascii="Times New Roman" w:hAnsi="Times New Roman" w:cs="Times New Roman" w:hint="eastAsia"/>
          <w:lang w:val="en-US"/>
        </w:rPr>
        <w:t>Yangtze</w:t>
      </w:r>
      <w:r>
        <w:rPr>
          <w:rFonts w:ascii="Times New Roman" w:hAnsi="Times New Roman" w:cs="Times New Roman"/>
          <w:lang w:val="en-US"/>
        </w:rPr>
        <w:t xml:space="preserve"> and Pearl, their centroids remain relatively stable (within 10 % of change). </w:t>
      </w:r>
      <w:bookmarkStart w:id="220" w:name="OLE_LINK11"/>
      <w:bookmarkStart w:id="221" w:name="OLE_LINK12"/>
      <w:r>
        <w:rPr>
          <w:rFonts w:ascii="Times New Roman" w:hAnsi="Times New Roman" w:cs="Times New Roman"/>
          <w:lang w:val="en-US"/>
        </w:rPr>
        <w:t>This finding is supported by</w:t>
      </w:r>
      <w:r>
        <w:rPr>
          <w:rFonts w:ascii="Times New Roman Bold" w:hAnsi="Times New Roman Bold" w:cs="Times New Roman Bold"/>
          <w:b/>
          <w:bCs/>
          <w:lang w:val="en-US"/>
        </w:rPr>
        <w:t xml:space="preserve"> Fig. </w:t>
      </w:r>
      <w:r w:rsidR="008F06F2">
        <w:rPr>
          <w:rFonts w:ascii="Times New Roman Bold" w:hAnsi="Times New Roman Bold" w:cs="Times New Roman Bold" w:hint="eastAsia"/>
          <w:b/>
          <w:bCs/>
          <w:lang w:val="en-US"/>
        </w:rPr>
        <w:t>7</w:t>
      </w:r>
      <w:r>
        <w:rPr>
          <w:rFonts w:ascii="Times New Roman Bold" w:hAnsi="Times New Roman Bold" w:cs="Times New Roman Bold"/>
          <w:b/>
          <w:bCs/>
          <w:lang w:val="en-US"/>
        </w:rPr>
        <w:t xml:space="preserve">c </w:t>
      </w:r>
      <w:r>
        <w:rPr>
          <w:rFonts w:ascii="Times New Roman" w:hAnsi="Times New Roman" w:cs="Times New Roman"/>
          <w:lang w:val="en-US"/>
        </w:rPr>
        <w:t>that with the increase of river basin aridity, seasonality of runoff centroid locations show a decreasing trend. Interestingly, precipitation centroids show no clear seasonal trend across aridity gradients (</w:t>
      </w:r>
      <w:r>
        <w:rPr>
          <w:rFonts w:ascii="Times New Roman" w:hAnsi="Times New Roman" w:cs="Times New Roman"/>
          <w:b/>
          <w:bCs/>
          <w:lang w:val="en-US"/>
        </w:rPr>
        <w:t xml:space="preserve">Fig. </w:t>
      </w:r>
      <w:r w:rsidR="008F06F2">
        <w:rPr>
          <w:rFonts w:ascii="Times New Roman" w:hAnsi="Times New Roman" w:cs="Times New Roman" w:hint="eastAsia"/>
          <w:b/>
          <w:bCs/>
          <w:lang w:val="en-US"/>
        </w:rPr>
        <w:t>7</w:t>
      </w:r>
      <w:r>
        <w:rPr>
          <w:rFonts w:ascii="Times New Roman" w:hAnsi="Times New Roman" w:cs="Times New Roman"/>
          <w:b/>
          <w:bCs/>
          <w:lang w:val="en-US"/>
        </w:rPr>
        <w:t>c</w:t>
      </w:r>
      <w:r>
        <w:rPr>
          <w:rFonts w:ascii="Times New Roman" w:hAnsi="Times New Roman" w:cs="Times New Roman"/>
          <w:lang w:val="en-US"/>
        </w:rPr>
        <w:t xml:space="preserve">). In humid regions, runoff centroids remain largely decoupled from the seasonal movement of precipitation centroids, likely due to the buffering effects of abundant baseflow and dense tributary networks that sustain stable runoff patterns despite seasonal precipitation shifts. In arid basins, where precipitation is the dominant water source along the mainstem, runoff centroids </w:t>
      </w:r>
      <w:r>
        <w:rPr>
          <w:rFonts w:ascii="Times New Roman" w:hAnsi="Times New Roman" w:cs="Times New Roman" w:hint="eastAsia"/>
          <w:lang w:val="en-US"/>
        </w:rPr>
        <w:t xml:space="preserve">more </w:t>
      </w:r>
      <w:r>
        <w:rPr>
          <w:rFonts w:ascii="Times New Roman" w:hAnsi="Times New Roman" w:cs="Times New Roman"/>
          <w:lang w:val="en-US"/>
        </w:rPr>
        <w:t>closely track seasonal precipitation shifts, leading to pronounced centroid displacement.</w:t>
      </w:r>
    </w:p>
    <w:bookmarkEnd w:id="220"/>
    <w:bookmarkEnd w:id="221"/>
    <w:p w14:paraId="6539447E" w14:textId="77777777" w:rsidR="00235A70" w:rsidRDefault="00000000">
      <w:pPr>
        <w:spacing w:before="240" w:after="240" w:line="240" w:lineRule="auto"/>
        <w:ind w:firstLine="238"/>
        <w:jc w:val="both"/>
        <w:rPr>
          <w:rFonts w:ascii="Times New Roman" w:hAnsi="Times New Roman" w:cs="Times New Roman"/>
          <w:lang w:val="en-US"/>
        </w:rPr>
      </w:pPr>
      <w:r>
        <w:rPr>
          <w:rFonts w:ascii="Times New Roman" w:hAnsi="Times New Roman" w:cs="Times New Roman"/>
          <w:lang w:val="en-US"/>
        </w:rPr>
        <w:t>For Syr Darya, Amu Darya, and Yellow River Basins, RCI can even become less than 0, likely due to their arid conditions, and runoff not increasing from headwater to outlet. This unusual positioning can also indicate a significant alteration of the natural flow patterns within a basin. F</w:t>
      </w:r>
      <w:r>
        <w:rPr>
          <w:rFonts w:ascii="Times New Roman" w:hAnsi="Times New Roman" w:cs="Times New Roman" w:hint="eastAsia"/>
          <w:lang w:val="en-US"/>
        </w:rPr>
        <w:t xml:space="preserve">or </w:t>
      </w:r>
      <w:r>
        <w:rPr>
          <w:rFonts w:ascii="Times New Roman" w:hAnsi="Times New Roman" w:cs="Times New Roman"/>
          <w:lang w:val="en-US"/>
        </w:rPr>
        <w:t>example, if there is a disproportional decrease in downstream flow relative to the upstream contributions, it can point to water loss upstream, resulting in the centroid to move further upward to the river network. These water losses effectively "move" water out of the natural river system, disrupting the expected progression of runoff from headwaters to outlets and thus causing the calculated centroid to lie outside the physical confines of the river network where the natural flow would otherwise occur.</w:t>
      </w:r>
    </w:p>
    <w:bookmarkEnd w:id="218"/>
    <w:bookmarkEnd w:id="219"/>
    <w:p w14:paraId="4D2B55C2" w14:textId="77777777" w:rsidR="00A15324" w:rsidRDefault="00000000" w:rsidP="00A15324">
      <w:pPr>
        <w:keepNext/>
        <w:spacing w:before="240" w:after="240" w:line="240" w:lineRule="auto"/>
        <w:jc w:val="both"/>
        <w:rPr>
          <w:ins w:id="222" w:author=" Peirong Lin" w:date="2026-03-09T13:43:00Z" w16du:dateUtc="2026-03-09T05:43:00Z"/>
          <w14:ligatures w14:val="none"/>
        </w:rPr>
      </w:pPr>
      <w:r>
        <w:rPr>
          <w:lang w:val="en-US"/>
          <w14:ligatures w14:val="none"/>
        </w:rPr>
        <w:lastRenderedPageBreak/>
        <w:t xml:space="preserve">    </w:t>
      </w:r>
      <w:ins w:id="223" w:author=" Peirong Lin" w:date="2026-03-09T13:43:00Z" w16du:dateUtc="2026-03-09T05:43:00Z">
        <w:r w:rsidR="00A15324" w:rsidRPr="000C1DCC">
          <w:rPr>
            <w:noProof/>
            <w:lang w:val="en-US"/>
            <w14:ligatures w14:val="none"/>
          </w:rPr>
          <w:drawing>
            <wp:inline distT="0" distB="0" distL="0" distR="0" wp14:anchorId="324AAC4A" wp14:editId="75C058F0">
              <wp:extent cx="5943600" cy="5254625"/>
              <wp:effectExtent l="0" t="0" r="0" b="3175"/>
              <wp:docPr id="6273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54930" name=""/>
                      <pic:cNvPicPr/>
                    </pic:nvPicPr>
                    <pic:blipFill>
                      <a:blip r:embed="rId20"/>
                      <a:stretch>
                        <a:fillRect/>
                      </a:stretch>
                    </pic:blipFill>
                    <pic:spPr>
                      <a:xfrm>
                        <a:off x="0" y="0"/>
                        <a:ext cx="5943600" cy="5254625"/>
                      </a:xfrm>
                      <a:prstGeom prst="rect">
                        <a:avLst/>
                      </a:prstGeom>
                    </pic:spPr>
                  </pic:pic>
                </a:graphicData>
              </a:graphic>
            </wp:inline>
          </w:drawing>
        </w:r>
      </w:ins>
    </w:p>
    <w:p w14:paraId="61057202" w14:textId="1285CE5E" w:rsidR="00235A70" w:rsidDel="00A15324" w:rsidRDefault="00000000">
      <w:pPr>
        <w:keepNext/>
        <w:spacing w:before="240" w:after="240" w:line="240" w:lineRule="auto"/>
        <w:jc w:val="both"/>
        <w:rPr>
          <w:del w:id="224" w:author=" Peirong Lin" w:date="2026-03-09T13:43:00Z" w16du:dateUtc="2026-03-09T05:43:00Z"/>
          <w14:ligatures w14:val="none"/>
        </w:rPr>
      </w:pPr>
      <w:del w:id="225" w:author=" Peirong Lin" w:date="2026-03-09T13:43:00Z" w16du:dateUtc="2026-03-09T05:43:00Z">
        <w:r w:rsidDel="00A15324">
          <w:rPr>
            <w:noProof/>
            <w:lang w:val="en-US"/>
            <w14:ligatures w14:val="none"/>
          </w:rPr>
          <w:drawing>
            <wp:inline distT="0" distB="0" distL="0" distR="0" wp14:anchorId="2ACE3E9B" wp14:editId="5C54D85B">
              <wp:extent cx="5435600" cy="4889500"/>
              <wp:effectExtent l="0" t="0" r="0" b="0"/>
              <wp:docPr id="1309746177" name="Picture 1" descr="A map of the world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46177" name="Picture 1" descr="A map of the world with different colored areas&#10;&#10;Description automatically generated"/>
                      <pic:cNvPicPr>
                        <a:picLocks noChangeAspect="1"/>
                      </pic:cNvPicPr>
                    </pic:nvPicPr>
                    <pic:blipFill>
                      <a:blip r:embed="rId21"/>
                      <a:stretch>
                        <a:fillRect/>
                      </a:stretch>
                    </pic:blipFill>
                    <pic:spPr>
                      <a:xfrm>
                        <a:off x="0" y="0"/>
                        <a:ext cx="5435600" cy="4889500"/>
                      </a:xfrm>
                      <a:prstGeom prst="rect">
                        <a:avLst/>
                      </a:prstGeom>
                    </pic:spPr>
                  </pic:pic>
                </a:graphicData>
              </a:graphic>
            </wp:inline>
          </w:drawing>
        </w:r>
      </w:del>
    </w:p>
    <w:p w14:paraId="28F3A792" w14:textId="69962DF8" w:rsidR="00235A70" w:rsidDel="00A15324" w:rsidRDefault="00000000" w:rsidP="00A15324">
      <w:pPr>
        <w:keepNext/>
        <w:spacing w:before="240" w:after="240" w:line="240" w:lineRule="auto"/>
        <w:jc w:val="both"/>
        <w:rPr>
          <w:del w:id="226" w:author=" Peirong Lin" w:date="2026-03-09T13:43:00Z" w16du:dateUtc="2026-03-09T05:43:00Z"/>
          <w:lang w:val="en-US"/>
        </w:rPr>
        <w:pPrChange w:id="227" w:author=" Peirong Lin" w:date="2026-03-09T13:43:00Z" w16du:dateUtc="2026-03-09T05:43:00Z">
          <w:pPr>
            <w:keepNext/>
            <w:spacing w:before="240" w:after="240" w:line="240" w:lineRule="auto"/>
            <w:jc w:val="center"/>
          </w:pPr>
        </w:pPrChange>
      </w:pPr>
      <w:del w:id="228" w:author=" Peirong Lin" w:date="2026-03-09T13:43:00Z" w16du:dateUtc="2026-03-09T05:43:00Z">
        <w:r w:rsidDel="00A15324">
          <w:rPr>
            <w:lang w:val="en-US"/>
            <w14:ligatures w14:val="none"/>
          </w:rPr>
          <w:delText xml:space="preserve"> </w:delText>
        </w:r>
        <w:r w:rsidDel="00A15324">
          <w:rPr>
            <w:noProof/>
            <w:lang w:val="en-US"/>
            <w14:ligatures w14:val="none"/>
          </w:rPr>
          <w:drawing>
            <wp:inline distT="0" distB="0" distL="0" distR="0" wp14:anchorId="707EFC24" wp14:editId="66B52DF8">
              <wp:extent cx="4332605" cy="2792730"/>
              <wp:effectExtent l="0" t="0" r="0" b="1270"/>
              <wp:docPr id="1905584332" name="Picture 1" descr="A graph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84332" name="Picture 1" descr="A graph with different colored squares&#10;&#10;Description automatically generated with medium confidence"/>
                      <pic:cNvPicPr>
                        <a:picLocks noChangeAspect="1"/>
                      </pic:cNvPicPr>
                    </pic:nvPicPr>
                    <pic:blipFill>
                      <a:blip r:embed="rId22"/>
                      <a:stretch>
                        <a:fillRect/>
                      </a:stretch>
                    </pic:blipFill>
                    <pic:spPr>
                      <a:xfrm>
                        <a:off x="0" y="0"/>
                        <a:ext cx="4358632" cy="2809355"/>
                      </a:xfrm>
                      <a:prstGeom prst="rect">
                        <a:avLst/>
                      </a:prstGeom>
                    </pic:spPr>
                  </pic:pic>
                </a:graphicData>
              </a:graphic>
            </wp:inline>
          </w:drawing>
        </w:r>
      </w:del>
    </w:p>
    <w:p w14:paraId="267054A5" w14:textId="5070173D" w:rsidR="00235A70" w:rsidRDefault="00000000">
      <w:pPr>
        <w:pStyle w:val="a3"/>
        <w:spacing w:before="240" w:after="240"/>
        <w:jc w:val="both"/>
        <w:rPr>
          <w:rFonts w:ascii="Times New Roman" w:hAnsi="Times New Roman" w:cs="Times New Roman"/>
          <w:i w:val="0"/>
          <w:color w:val="auto"/>
          <w:sz w:val="22"/>
          <w:szCs w:val="22"/>
          <w:lang w:val="en-US"/>
        </w:rPr>
      </w:pPr>
      <w:r>
        <w:rPr>
          <w:rFonts w:ascii="Times New Roman Bold" w:hAnsi="Times New Roman Bold" w:cs="Times New Roman Bold"/>
          <w:b/>
          <w:bCs/>
          <w:i w:val="0"/>
          <w:color w:val="auto"/>
          <w:sz w:val="22"/>
          <w:szCs w:val="22"/>
          <w:lang w:val="en-US"/>
        </w:rPr>
        <w:t xml:space="preserve">Figure </w:t>
      </w:r>
      <w:r w:rsidR="004127E0">
        <w:rPr>
          <w:rFonts w:ascii="Times New Roman Bold" w:hAnsi="Times New Roman Bold" w:cs="Times New Roman Bold" w:hint="eastAsia"/>
          <w:b/>
          <w:bCs/>
          <w:i w:val="0"/>
          <w:color w:val="auto"/>
          <w:sz w:val="22"/>
          <w:szCs w:val="22"/>
          <w:lang w:val="en-US"/>
        </w:rPr>
        <w:t>7</w:t>
      </w:r>
      <w:r>
        <w:rPr>
          <w:rFonts w:ascii="Times New Roman Bold" w:hAnsi="Times New Roman Bold" w:cs="Times New Roman Bold"/>
          <w:b/>
          <w:bCs/>
          <w:i w:val="0"/>
          <w:color w:val="auto"/>
          <w:sz w:val="22"/>
          <w:szCs w:val="22"/>
          <w:lang w:val="en-US"/>
        </w:rPr>
        <w:t xml:space="preserve"> Seasonal variation of runoff centroids and its magnitudes in different aridity groups and monsoon regions. </w:t>
      </w:r>
      <w:r>
        <w:rPr>
          <w:rFonts w:ascii="Times New Roman" w:hAnsi="Times New Roman" w:cs="Times New Roman"/>
          <w:i w:val="0"/>
          <w:color w:val="auto"/>
          <w:sz w:val="22"/>
          <w:szCs w:val="22"/>
          <w:lang w:val="en-US"/>
        </w:rPr>
        <w:t xml:space="preserve">(a) shows the map of basins and their aridity index. (b) Subplots show the runoff centroid of each season (DJF, MAM, JJA, SON) on the river profile. The letters on the right top of each subfigure represent whether the watershed is in the monsoon area or in southern hemisphere. If the letter S is highlighted in orange, the watershed (or the main part of the watershed) is in southern hemisphere; if the letter M is highlighted in green, the watershed is in monsoon area; otherwise, the corresponding letter is shown in grey. (c) Maximum difference between seasonal </w:t>
      </w:r>
      <w:r>
        <w:rPr>
          <w:rFonts w:ascii="Times New Roman" w:hAnsi="Times New Roman" w:cs="Times New Roman" w:hint="eastAsia"/>
          <w:i w:val="0"/>
          <w:color w:val="auto"/>
          <w:sz w:val="22"/>
          <w:szCs w:val="22"/>
          <w:lang w:val="en-US"/>
        </w:rPr>
        <w:t>runoff</w:t>
      </w:r>
      <w:r>
        <w:rPr>
          <w:rFonts w:ascii="Times New Roman" w:hAnsi="Times New Roman" w:cs="Times New Roman"/>
          <w:i w:val="0"/>
          <w:color w:val="auto"/>
          <w:sz w:val="22"/>
          <w:szCs w:val="22"/>
          <w:lang w:val="en-US"/>
        </w:rPr>
        <w:t xml:space="preserve"> and precipitation centroid locations grouped by aridity types. Aridity index (AI) groups: arid: AI</w:t>
      </w:r>
      <w:r>
        <w:rPr>
          <w:rFonts w:ascii="Times New Roman" w:hAnsi="Times New Roman" w:cs="Times New Roman" w:hint="eastAsia"/>
          <w:i w:val="0"/>
          <w:color w:val="auto"/>
          <w:sz w:val="22"/>
          <w:szCs w:val="22"/>
          <w:lang w:val="en-US"/>
        </w:rPr>
        <w:t xml:space="preserve"> </w:t>
      </w:r>
      <w:r>
        <w:rPr>
          <w:rFonts w:ascii="Times New Roman" w:hAnsi="Times New Roman" w:cs="Times New Roman"/>
          <w:i w:val="0"/>
          <w:color w:val="auto"/>
          <w:sz w:val="22"/>
          <w:szCs w:val="22"/>
          <w:lang w:val="en-US"/>
        </w:rPr>
        <w:t>&lt;</w:t>
      </w:r>
      <w:r>
        <w:rPr>
          <w:rFonts w:ascii="Times New Roman" w:hAnsi="Times New Roman" w:cs="Times New Roman" w:hint="eastAsia"/>
          <w:i w:val="0"/>
          <w:color w:val="auto"/>
          <w:sz w:val="22"/>
          <w:szCs w:val="22"/>
          <w:lang w:val="en-US"/>
        </w:rPr>
        <w:t xml:space="preserve"> </w:t>
      </w:r>
      <w:r>
        <w:rPr>
          <w:rFonts w:ascii="Times New Roman" w:hAnsi="Times New Roman" w:cs="Times New Roman"/>
          <w:i w:val="0"/>
          <w:color w:val="auto"/>
          <w:sz w:val="22"/>
          <w:szCs w:val="22"/>
          <w:lang w:val="en-US"/>
        </w:rPr>
        <w:t>0.05, semi-arid: 0.0</w:t>
      </w:r>
      <w:r>
        <w:rPr>
          <w:rFonts w:ascii="Times New Roman" w:hAnsi="Times New Roman" w:cs="Times New Roman" w:hint="eastAsia"/>
          <w:i w:val="0"/>
          <w:color w:val="auto"/>
          <w:sz w:val="22"/>
          <w:szCs w:val="22"/>
          <w:lang w:val="en-US"/>
        </w:rPr>
        <w:t xml:space="preserve">5 </w:t>
      </w:r>
      <w:r>
        <w:rPr>
          <w:rFonts w:ascii="Times New Roman" w:hAnsi="Times New Roman" w:cs="Times New Roman"/>
          <w:i w:val="0"/>
          <w:color w:val="auto"/>
          <w:sz w:val="22"/>
          <w:szCs w:val="22"/>
          <w:lang w:val="en-US"/>
        </w:rPr>
        <w:t>≤</w:t>
      </w:r>
      <w:r>
        <w:rPr>
          <w:rFonts w:ascii="Times New Roman" w:hAnsi="Times New Roman" w:cs="Times New Roman" w:hint="eastAsia"/>
          <w:i w:val="0"/>
          <w:color w:val="auto"/>
          <w:sz w:val="22"/>
          <w:szCs w:val="22"/>
          <w:lang w:val="en-US"/>
        </w:rPr>
        <w:t xml:space="preserve"> AI</w:t>
      </w:r>
      <w:r>
        <w:rPr>
          <w:rFonts w:ascii="Times New Roman" w:hAnsi="Times New Roman" w:cs="Times New Roman"/>
          <w:i w:val="0"/>
          <w:color w:val="auto"/>
          <w:sz w:val="22"/>
          <w:szCs w:val="22"/>
          <w:lang w:val="en-US"/>
        </w:rPr>
        <w:t xml:space="preserve"> &lt; 0.5, dry subhumid: 0.5 ≤ AI &lt;0.65, moist subhumid: 0.65 ≤ AI &lt;0.75, humid: AI ≥0.75.</w:t>
      </w:r>
    </w:p>
    <w:p w14:paraId="3E6C1828" w14:textId="77777777" w:rsidR="00235A70" w:rsidRDefault="00000000">
      <w:pPr>
        <w:pStyle w:val="1"/>
        <w:numPr>
          <w:ilvl w:val="0"/>
          <w:numId w:val="2"/>
        </w:numPr>
        <w:spacing w:before="240" w:after="240" w:line="360" w:lineRule="auto"/>
        <w:jc w:val="both"/>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lastRenderedPageBreak/>
        <w:t>Discussions</w:t>
      </w:r>
    </w:p>
    <w:p w14:paraId="53E784AE" w14:textId="7F9C6420" w:rsidR="00235A70" w:rsidRDefault="00000000">
      <w:pPr>
        <w:pStyle w:val="2"/>
        <w:numPr>
          <w:ilvl w:val="1"/>
          <w:numId w:val="2"/>
        </w:numPr>
        <w:spacing w:before="240" w:after="240" w:line="360" w:lineRule="auto"/>
        <w:jc w:val="both"/>
        <w:rPr>
          <w:rFonts w:ascii="Times New Roman Bold" w:hAnsi="Times New Roman Bold" w:cs="Times New Roman Bold"/>
          <w:b/>
          <w:bCs/>
          <w:color w:val="000000" w:themeColor="text1"/>
          <w:sz w:val="28"/>
          <w:szCs w:val="28"/>
          <w:lang w:val="en-US"/>
        </w:rPr>
      </w:pPr>
      <w:del w:id="229" w:author=" Peirong Lin" w:date="2026-03-09T13:57:00Z" w16du:dateUtc="2026-03-09T05:57:00Z">
        <w:r w:rsidDel="00C01D07">
          <w:rPr>
            <w:rFonts w:ascii="Times New Roman Bold" w:hAnsi="Times New Roman Bold" w:cs="Times New Roman Bold"/>
            <w:b/>
            <w:bCs/>
            <w:color w:val="000000" w:themeColor="text1"/>
            <w:sz w:val="28"/>
            <w:szCs w:val="28"/>
            <w:lang w:val="en-US"/>
          </w:rPr>
          <w:delText xml:space="preserve">4.1 </w:delText>
        </w:r>
      </w:del>
      <w:r>
        <w:rPr>
          <w:rFonts w:ascii="Times New Roman Bold" w:hAnsi="Times New Roman Bold" w:cs="Times New Roman Bold"/>
          <w:b/>
          <w:bCs/>
          <w:color w:val="000000" w:themeColor="text1"/>
          <w:sz w:val="28"/>
          <w:szCs w:val="28"/>
          <w:lang w:val="en-US"/>
        </w:rPr>
        <w:t>Data sensitivity and framework transferability</w:t>
      </w:r>
    </w:p>
    <w:p w14:paraId="73D9F25B" w14:textId="59F4F918" w:rsidR="00235A70" w:rsidRDefault="00000000">
      <w:pPr>
        <w:spacing w:before="240" w:after="240" w:line="240" w:lineRule="auto"/>
        <w:ind w:firstLine="238"/>
        <w:jc w:val="both"/>
        <w:rPr>
          <w:rFonts w:ascii="Times New Roman" w:hAnsi="Times New Roman" w:cs="Times New Roman"/>
          <w:lang w:val="en-US"/>
        </w:rPr>
      </w:pPr>
      <w:r>
        <w:rPr>
          <w:rFonts w:ascii="Times New Roman" w:hAnsi="Times New Roman" w:cs="Times New Roman"/>
          <w:lang w:val="en-US"/>
        </w:rPr>
        <w:t xml:space="preserve">A critical consideration for any diagnostic metric is its dependence on input data. While absolute centroid coordinates inevitably vary with data resolution, accuracy, and modeling assumptions, </w:t>
      </w:r>
      <w:del w:id="230" w:author=" Peirong Lin" w:date="2026-03-09T13:57:00Z" w16du:dateUtc="2026-03-09T05:57:00Z">
        <w:r w:rsidDel="007F64E9">
          <w:rPr>
            <w:rFonts w:ascii="Times New Roman" w:hAnsi="Times New Roman" w:cs="Times New Roman"/>
            <w:lang w:val="en-US"/>
          </w:rPr>
          <w:delText xml:space="preserve">we find that </w:delText>
        </w:r>
      </w:del>
      <w:r>
        <w:rPr>
          <w:rFonts w:ascii="Times New Roman" w:hAnsi="Times New Roman" w:cs="Times New Roman"/>
          <w:lang w:val="en-US"/>
        </w:rPr>
        <w:t>the relative spatial patterns and scale-</w:t>
      </w:r>
      <w:ins w:id="231" w:author=" Peirong Lin" w:date="2026-03-09T13:58:00Z" w16du:dateUtc="2026-03-09T05:58:00Z">
        <w:r w:rsidR="00967EF6">
          <w:rPr>
            <w:rFonts w:ascii="Times New Roman" w:hAnsi="Times New Roman" w:cs="Times New Roman"/>
            <w:lang w:val="en-US"/>
          </w:rPr>
          <w:t>in</w:t>
        </w:r>
      </w:ins>
      <w:r>
        <w:rPr>
          <w:rFonts w:ascii="Times New Roman" w:hAnsi="Times New Roman" w:cs="Times New Roman"/>
          <w:lang w:val="en-US"/>
        </w:rPr>
        <w:t>dependent behaviors of RCIs remain robust across datasets. For instance, the systematic downstream shift of centroids in convergent networks and the upstream displacement in arid, evaporation-dominated basins are consistently reproduced regardless of whether GRADES (</w:t>
      </w:r>
      <w:r>
        <w:rPr>
          <w:rFonts w:ascii="Times New Roman" w:hAnsi="Times New Roman" w:cs="Times New Roman" w:hint="eastAsia"/>
          <w:lang w:val="en-US"/>
        </w:rPr>
        <w:t xml:space="preserve">natural </w:t>
      </w:r>
      <w:r>
        <w:rPr>
          <w:rFonts w:ascii="Times New Roman" w:hAnsi="Times New Roman" w:cs="Times New Roman"/>
          <w:lang w:val="en-US"/>
        </w:rPr>
        <w:t>flow from model) or GRDR (observation-informed) runoff estimates are used. This stability suggests that the RCI captures intrinsic hydrological organization rather than dataset-specific artifacts.</w:t>
      </w:r>
      <w:r>
        <w:rPr>
          <w:rFonts w:ascii="Times New Roman" w:hAnsi="Times New Roman" w:cs="Times New Roman" w:hint="eastAsia"/>
          <w:lang w:val="en-US"/>
        </w:rPr>
        <w:t xml:space="preserve"> </w:t>
      </w:r>
    </w:p>
    <w:p w14:paraId="0B338386" w14:textId="77777777" w:rsidR="00235A70" w:rsidRDefault="00000000">
      <w:pPr>
        <w:spacing w:before="240" w:after="240" w:line="240" w:lineRule="auto"/>
        <w:ind w:firstLine="238"/>
        <w:jc w:val="both"/>
        <w:rPr>
          <w:rFonts w:ascii="Times New Roman" w:hAnsi="Times New Roman" w:cs="Times New Roman"/>
          <w:lang w:val="en-US"/>
        </w:rPr>
      </w:pPr>
      <w:r>
        <w:rPr>
          <w:rFonts w:ascii="Times New Roman" w:hAnsi="Times New Roman" w:cs="Times New Roman"/>
          <w:lang w:val="en-US"/>
        </w:rPr>
        <w:t>Beyond mere robustness, however, we find that differences between centroid estimates derived from alternative datasets can themselves be diagnostically valuable. Rather than treating such discrepancies as noise, the RCI framework enables their systematic interpretation as signatures of distinct hydrological processes differentially represented in each dataset. Specifically, by comparing long-term trends (1985–2019) of runoff centroids from naturalized GRADES (Q_nat), human-perturbed GRDR (Q_hum), and precipitation centroids (P), we demonstrate that cross-dataset centroid divergences reveal the spatial footprint of human water perturbations—information that would remain latent in conventional basin-aggregated metrics.</w:t>
      </w:r>
    </w:p>
    <w:p w14:paraId="524965E6" w14:textId="57987BE9" w:rsidR="00235A70" w:rsidRDefault="00E37995">
      <w:pPr>
        <w:spacing w:before="240" w:after="240" w:line="240" w:lineRule="auto"/>
        <w:ind w:firstLine="240"/>
        <w:jc w:val="both"/>
        <w:rPr>
          <w:rFonts w:ascii="Times New Roman" w:hAnsi="Times New Roman" w:cs="Times New Roman"/>
          <w:lang w:val="en-US"/>
        </w:rPr>
      </w:pPr>
      <w:r w:rsidRPr="00002D16">
        <w:rPr>
          <w:rFonts w:ascii="Times New Roman" w:hAnsi="Times New Roman" w:cs="Times New Roman"/>
          <w:b/>
          <w:bCs/>
          <w:lang w:val="en-US"/>
        </w:rPr>
        <w:t xml:space="preserve">Fig. </w:t>
      </w:r>
      <w:r w:rsidR="000610F9" w:rsidRPr="00002D16">
        <w:rPr>
          <w:rFonts w:ascii="Times New Roman" w:hAnsi="Times New Roman" w:cs="Times New Roman"/>
          <w:b/>
          <w:bCs/>
          <w:lang w:val="en-US"/>
        </w:rPr>
        <w:t>8</w:t>
      </w:r>
      <w:r>
        <w:rPr>
          <w:rFonts w:ascii="Times New Roman" w:hAnsi="Times New Roman" w:cs="Times New Roman"/>
          <w:lang w:val="en-US"/>
        </w:rPr>
        <w:t xml:space="preserve"> presents this comparative trend analysis across 40 major global basins. We systematically compared the trends of Q_nat and Q_hum centroids against the trend of the P centroid, to shed light on how a basin's natural and human-perturbed runoff responses are evolving. Notably, we found a clear divergence in Q_hum trends from P trends, as noted by the Q_nat centroid trends aligning more closely with P trends than Q_hum as shown by their proximity to the 1:1 line (</w:t>
      </w:r>
      <w:r>
        <w:rPr>
          <w:rFonts w:ascii="Times New Roman" w:hAnsi="Times New Roman" w:cs="Times New Roman"/>
          <w:b/>
          <w:bCs/>
          <w:lang w:val="en-US"/>
        </w:rPr>
        <w:t xml:space="preserve">Fig. </w:t>
      </w:r>
      <w:r w:rsidR="00057F28">
        <w:rPr>
          <w:rFonts w:ascii="Times New Roman" w:hAnsi="Times New Roman" w:cs="Times New Roman"/>
          <w:b/>
          <w:bCs/>
          <w:lang w:val="en-US"/>
        </w:rPr>
        <w:t>8</w:t>
      </w:r>
      <w:r>
        <w:rPr>
          <w:rFonts w:ascii="Times New Roman" w:hAnsi="Times New Roman" w:cs="Times New Roman"/>
          <w:b/>
          <w:bCs/>
          <w:lang w:val="en-US"/>
        </w:rPr>
        <w:t>a</w:t>
      </w:r>
      <w:r>
        <w:rPr>
          <w:rFonts w:ascii="Times New Roman" w:hAnsi="Times New Roman" w:cs="Times New Roman"/>
          <w:lang w:val="en-US"/>
        </w:rPr>
        <w:t xml:space="preserve">). Over half of the basins (24/40) demonstrate stronger diverging trends of Q_hum to P than Q_nat to P. </w:t>
      </w:r>
    </w:p>
    <w:p w14:paraId="284A0571" w14:textId="0BF44EA9"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The 40 major basins can be categorized into four groups (</w:t>
      </w:r>
      <w:r>
        <w:rPr>
          <w:rFonts w:ascii="Times New Roman Bold" w:hAnsi="Times New Roman Bold" w:cs="Times New Roman Bold"/>
          <w:b/>
          <w:bCs/>
          <w:lang w:val="en-US"/>
        </w:rPr>
        <w:t xml:space="preserve">Figs. </w:t>
      </w:r>
      <w:r w:rsidR="00B7455C">
        <w:rPr>
          <w:rFonts w:ascii="Times New Roman Bold" w:hAnsi="Times New Roman Bold" w:cs="Times New Roman Bold" w:hint="eastAsia"/>
          <w:b/>
          <w:bCs/>
          <w:lang w:val="en-US"/>
        </w:rPr>
        <w:t>8</w:t>
      </w:r>
      <w:r>
        <w:rPr>
          <w:rFonts w:ascii="Times New Roman Bold" w:hAnsi="Times New Roman Bold" w:cs="Times New Roman Bold"/>
          <w:b/>
          <w:bCs/>
          <w:lang w:val="en-US"/>
        </w:rPr>
        <w:t xml:space="preserve">b to </w:t>
      </w:r>
      <w:r w:rsidR="00B7455C">
        <w:rPr>
          <w:rFonts w:ascii="Times New Roman Bold" w:hAnsi="Times New Roman Bold" w:cs="Times New Roman Bold" w:hint="eastAsia"/>
          <w:b/>
          <w:bCs/>
          <w:lang w:val="en-US"/>
        </w:rPr>
        <w:t>8</w:t>
      </w:r>
      <w:r>
        <w:rPr>
          <w:rFonts w:ascii="Times New Roman Bold" w:hAnsi="Times New Roman Bold" w:cs="Times New Roman Bold"/>
          <w:b/>
          <w:bCs/>
          <w:lang w:val="en-US"/>
        </w:rPr>
        <w:t>e</w:t>
      </w:r>
      <w:r>
        <w:rPr>
          <w:rFonts w:ascii="Times New Roman" w:hAnsi="Times New Roman" w:cs="Times New Roman"/>
          <w:lang w:val="en-US"/>
        </w:rPr>
        <w:t>) based on the statistics of migration trends of individual basins (</w:t>
      </w:r>
      <w:r>
        <w:rPr>
          <w:rFonts w:ascii="Times New Roman" w:hAnsi="Times New Roman" w:cs="Times New Roman"/>
          <w:b/>
          <w:bCs/>
          <w:lang w:val="en-US"/>
        </w:rPr>
        <w:t>Fig. S8</w:t>
      </w:r>
      <w:r>
        <w:rPr>
          <w:rFonts w:ascii="Times New Roman" w:hAnsi="Times New Roman" w:cs="Times New Roman"/>
          <w:lang w:val="en-US"/>
        </w:rPr>
        <w:t>). Among them, 16 basins show consistent direction of trends in Q_nat and P centroids, but Q_hum shows a more obvious trend than both Q_nat and P (</w:t>
      </w:r>
      <w:r>
        <w:rPr>
          <w:rFonts w:ascii="Times New Roman" w:hAnsi="Times New Roman" w:cs="Times New Roman"/>
          <w:b/>
          <w:bCs/>
          <w:lang w:val="en-US"/>
        </w:rPr>
        <w:t xml:space="preserve">Fig. </w:t>
      </w:r>
      <w:r w:rsidR="00B7455C">
        <w:rPr>
          <w:rFonts w:ascii="Times New Roman" w:hAnsi="Times New Roman" w:cs="Times New Roman" w:hint="eastAsia"/>
          <w:b/>
          <w:bCs/>
          <w:lang w:val="en-US"/>
        </w:rPr>
        <w:t>8</w:t>
      </w:r>
      <w:r>
        <w:rPr>
          <w:rFonts w:ascii="Times New Roman" w:hAnsi="Times New Roman" w:cs="Times New Roman"/>
          <w:b/>
          <w:bCs/>
          <w:lang w:val="en-US"/>
        </w:rPr>
        <w:t>b</w:t>
      </w:r>
      <w:r>
        <w:rPr>
          <w:rFonts w:ascii="Times New Roman" w:hAnsi="Times New Roman" w:cs="Times New Roman"/>
          <w:lang w:val="en-US"/>
        </w:rPr>
        <w:t>). These include Yellow River basin, Haihe River basin, Pearl River basin, Colorado River basin, Danube River basin, indicating that together with climate change-induced water redistribution, these basins were also undergoing severe human disturbance, causing further decoupling of runoff and precipitation. The other eight basins, including Yangtze River basin, Lancang-Mekong River basin, Rhine River basin, Columbia River basin, do not show apparent trends in Q_nat and P centroids, yet their Q_hum centroids are migrating apparently (</w:t>
      </w:r>
      <w:r>
        <w:rPr>
          <w:rFonts w:ascii="Times New Roman" w:hAnsi="Times New Roman" w:cs="Times New Roman"/>
          <w:b/>
          <w:bCs/>
          <w:lang w:val="en-US"/>
        </w:rPr>
        <w:t xml:space="preserve">Fig. </w:t>
      </w:r>
      <w:r w:rsidR="001160C8">
        <w:rPr>
          <w:rFonts w:ascii="Times New Roman" w:hAnsi="Times New Roman" w:cs="Times New Roman" w:hint="eastAsia"/>
          <w:b/>
          <w:bCs/>
          <w:lang w:val="en-US"/>
        </w:rPr>
        <w:t>8</w:t>
      </w:r>
      <w:r>
        <w:rPr>
          <w:rFonts w:ascii="Times New Roman" w:hAnsi="Times New Roman" w:cs="Times New Roman"/>
          <w:b/>
          <w:bCs/>
          <w:lang w:val="en-US"/>
        </w:rPr>
        <w:t>c</w:t>
      </w:r>
      <w:r>
        <w:rPr>
          <w:rFonts w:ascii="Times New Roman" w:hAnsi="Times New Roman" w:cs="Times New Roman"/>
          <w:lang w:val="en-US"/>
        </w:rPr>
        <w:t>), suggesting that human activities other than climate change are significantly redistributing their water resources.</w:t>
      </w:r>
      <w:r>
        <w:rPr>
          <w:rFonts w:ascii="Times New Roman" w:hAnsi="Times New Roman" w:cs="Times New Roman"/>
          <w:b/>
          <w:bCs/>
          <w:lang w:val="en-US"/>
        </w:rPr>
        <w:t xml:space="preserve"> </w:t>
      </w:r>
      <w:r>
        <w:rPr>
          <w:rFonts w:ascii="Times New Roman" w:hAnsi="Times New Roman" w:cs="Times New Roman"/>
          <w:lang w:val="en-US"/>
        </w:rPr>
        <w:t>Approximately a quarter of the rivers do not show consistent trends between Q_nat and P</w:t>
      </w:r>
      <w:r>
        <w:rPr>
          <w:rFonts w:ascii="Times New Roman" w:hAnsi="Times New Roman" w:cs="Times New Roman" w:hint="eastAsia"/>
          <w:lang w:val="en-US"/>
        </w:rPr>
        <w:t xml:space="preserve"> </w:t>
      </w:r>
      <w:r>
        <w:rPr>
          <w:rFonts w:ascii="Times New Roman" w:hAnsi="Times New Roman" w:cs="Times New Roman"/>
          <w:lang w:val="en-US"/>
        </w:rPr>
        <w:t>(</w:t>
      </w:r>
      <w:r>
        <w:rPr>
          <w:rFonts w:ascii="Times New Roman" w:hAnsi="Times New Roman" w:cs="Times New Roman"/>
          <w:b/>
          <w:bCs/>
          <w:lang w:val="en-US"/>
        </w:rPr>
        <w:t xml:space="preserve">Fig. </w:t>
      </w:r>
      <w:r w:rsidR="001160C8">
        <w:rPr>
          <w:rFonts w:ascii="Times New Roman" w:hAnsi="Times New Roman" w:cs="Times New Roman" w:hint="eastAsia"/>
          <w:b/>
          <w:bCs/>
          <w:lang w:val="en-US"/>
        </w:rPr>
        <w:t>8</w:t>
      </w:r>
      <w:r>
        <w:rPr>
          <w:rFonts w:ascii="Times New Roman" w:hAnsi="Times New Roman" w:cs="Times New Roman"/>
          <w:b/>
          <w:bCs/>
          <w:lang w:val="en-US"/>
        </w:rPr>
        <w:t>d</w:t>
      </w:r>
      <w:r>
        <w:rPr>
          <w:rFonts w:ascii="Times New Roman" w:hAnsi="Times New Roman" w:cs="Times New Roman"/>
          <w:lang w:val="en-US"/>
        </w:rPr>
        <w:t xml:space="preserve">). This is because natural land surface storage or evaporation terms such as large lakes (including Saint Lawrence River basin, Lake Urmia basin), glaciers and snowpack (including Ganges-Bramaputra River basin, Salween Irrawady River basin) are causing natural divergence of runoff from precipitation centroids. There are also five basins demonstrating closer </w:t>
      </w:r>
      <w:r>
        <w:rPr>
          <w:rFonts w:ascii="Times New Roman" w:hAnsi="Times New Roman" w:cs="Times New Roman"/>
          <w:lang w:val="en-US"/>
        </w:rPr>
        <w:lastRenderedPageBreak/>
        <w:t xml:space="preserve">migration trends of Q_hum to P than Q_nat. </w:t>
      </w:r>
      <w:r>
        <w:rPr>
          <w:rFonts w:ascii="Times New Roman" w:hAnsi="Times New Roman" w:cs="Times New Roman"/>
          <w:b/>
          <w:bCs/>
          <w:lang w:val="en-US"/>
        </w:rPr>
        <w:t xml:space="preserve">Fig. </w:t>
      </w:r>
      <w:r w:rsidR="001160C8">
        <w:rPr>
          <w:rFonts w:ascii="Times New Roman" w:hAnsi="Times New Roman" w:cs="Times New Roman" w:hint="eastAsia"/>
          <w:b/>
          <w:bCs/>
          <w:lang w:val="en-US"/>
        </w:rPr>
        <w:t>8</w:t>
      </w:r>
      <w:r>
        <w:rPr>
          <w:rFonts w:ascii="Times New Roman" w:hAnsi="Times New Roman" w:cs="Times New Roman"/>
          <w:b/>
          <w:bCs/>
          <w:lang w:val="en-US"/>
        </w:rPr>
        <w:t>e</w:t>
      </w:r>
      <w:r>
        <w:rPr>
          <w:rFonts w:ascii="Times New Roman" w:hAnsi="Times New Roman" w:cs="Times New Roman"/>
          <w:lang w:val="en-US"/>
        </w:rPr>
        <w:t xml:space="preserve"> shows special cases where Q_nat trend is more divergent to P trend than Q_hum, which are not considered for our analysi</w:t>
      </w:r>
      <w:r>
        <w:rPr>
          <w:rFonts w:ascii="Times New Roman" w:hAnsi="Times New Roman" w:cs="Times New Roman" w:hint="eastAsia"/>
          <w:lang w:val="en-US"/>
        </w:rPr>
        <w:t>s</w:t>
      </w:r>
      <w:r>
        <w:rPr>
          <w:rFonts w:ascii="Times New Roman" w:hAnsi="Times New Roman" w:cs="Times New Roman"/>
          <w:lang w:val="en-US"/>
        </w:rPr>
        <w:t xml:space="preserve">, and is discussed in </w:t>
      </w:r>
      <w:r>
        <w:rPr>
          <w:rFonts w:ascii="Times New Roman" w:hAnsi="Times New Roman" w:cs="Times New Roman"/>
          <w:b/>
          <w:bCs/>
          <w:lang w:val="en-US"/>
        </w:rPr>
        <w:t>Text S4</w:t>
      </w:r>
      <w:r>
        <w:rPr>
          <w:rFonts w:ascii="Times New Roman" w:hAnsi="Times New Roman" w:cs="Times New Roman"/>
          <w:lang w:val="en-US"/>
        </w:rPr>
        <w:t xml:space="preserve">. Further looking into the cases based on </w:t>
      </w:r>
      <w:r>
        <w:rPr>
          <w:rFonts w:ascii="Times New Roman" w:hAnsi="Times New Roman" w:cs="Times New Roman"/>
          <w:b/>
          <w:bCs/>
          <w:lang w:val="en-US"/>
        </w:rPr>
        <w:t>Fig. S8</w:t>
      </w:r>
      <w:r>
        <w:rPr>
          <w:rFonts w:ascii="Times New Roman" w:hAnsi="Times New Roman" w:cs="Times New Roman"/>
          <w:lang w:val="en-US"/>
        </w:rPr>
        <w:t>, Rio Grande River basin, Congo River basin, and Mackenzie River basin only show very mild differences in Q_nat-P and Q_hum-P migrations. The rest cases, including Nile River basin and Euphrates-Tigris Rivre basin are both located in arid areas, where GRADES data comes with larger uncertainty compared to GRDR. Altogether, the results suggest human perturbations are causing the decreasing connection of P-Q processes, reinforcing the assumption that human regulations are causing spatial migrations in water distribution centers.</w:t>
      </w:r>
    </w:p>
    <w:p w14:paraId="3ABF89A2" w14:textId="77777777" w:rsidR="00235A70" w:rsidRDefault="00000000">
      <w:pPr>
        <w:spacing w:before="240" w:after="240" w:line="240" w:lineRule="auto"/>
        <w:ind w:firstLine="240"/>
        <w:jc w:val="both"/>
        <w:rPr>
          <w:rFonts w:ascii="Times New Roman" w:hAnsi="Times New Roman" w:cs="Times New Roman"/>
          <w:lang w:val="en-US"/>
        </w:rPr>
      </w:pPr>
      <w:r>
        <w:rPr>
          <w:rFonts w:ascii="Times New Roman" w:hAnsi="Times New Roman" w:cs="Times New Roman"/>
          <w:lang w:val="en-US"/>
        </w:rPr>
        <w:t xml:space="preserve"> These results demonstrate that the RCI functions not merely as a summary statistic but as a comparative diagnostic metric. The framework transforms data uncertainty—conventionally viewed as a limitation—into a source of process insight. The systematic decoupling of Q_hum centroids from P and Q_nat centroids across diverse climatic and geographic settings confirms that human regulations are materially shifting the spatial centers of water mass in river networks worldwide. More broadly, this exercise illustrates the transferability of the RCI framework: it is equally applicable to observed, modeled, or reanalyzed runoff fields, and its cross-dataset comparison provides a generalizable strategy for detecting and attributing the spatial signatures of hydrological change.</w:t>
      </w:r>
    </w:p>
    <w:p w14:paraId="610FCD90" w14:textId="77777777" w:rsidR="00235A70" w:rsidRDefault="00000000">
      <w:pPr>
        <w:keepNext/>
        <w:rPr>
          <w:lang w:val="en-US"/>
        </w:rPr>
      </w:pPr>
      <w:r>
        <w:rPr>
          <w:noProof/>
          <w:lang w:val="en-US"/>
        </w:rPr>
        <w:lastRenderedPageBreak/>
        <w:drawing>
          <wp:inline distT="0" distB="0" distL="0" distR="0" wp14:anchorId="442241B7" wp14:editId="713FE664">
            <wp:extent cx="5943600" cy="5393055"/>
            <wp:effectExtent l="0" t="0" r="0" b="4445"/>
            <wp:docPr id="104751943" name="Picture 1" descr="A group of graphs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1943" name="Picture 1" descr="A group of graphs with different colored squares&#10;&#10;Description automatically generated with medium confidence"/>
                    <pic:cNvPicPr>
                      <a:picLocks noChangeAspect="1"/>
                    </pic:cNvPicPr>
                  </pic:nvPicPr>
                  <pic:blipFill>
                    <a:blip r:embed="rId23"/>
                    <a:stretch>
                      <a:fillRect/>
                    </a:stretch>
                  </pic:blipFill>
                  <pic:spPr>
                    <a:xfrm>
                      <a:off x="0" y="0"/>
                      <a:ext cx="5943600" cy="5393055"/>
                    </a:xfrm>
                    <a:prstGeom prst="rect">
                      <a:avLst/>
                    </a:prstGeom>
                  </pic:spPr>
                </pic:pic>
              </a:graphicData>
            </a:graphic>
          </wp:inline>
        </w:drawing>
      </w:r>
    </w:p>
    <w:p w14:paraId="364DF29E" w14:textId="367A57DA" w:rsidR="00235A70" w:rsidRDefault="00000000">
      <w:pPr>
        <w:pStyle w:val="a3"/>
        <w:rPr>
          <w:rFonts w:ascii="Times New Roman" w:hAnsi="Times New Roman" w:cs="Times New Roman"/>
          <w:b/>
          <w:bCs/>
          <w:i w:val="0"/>
          <w:color w:val="auto"/>
          <w:sz w:val="22"/>
          <w:szCs w:val="22"/>
          <w:lang w:val="en-US"/>
        </w:rPr>
      </w:pPr>
      <w:r>
        <w:rPr>
          <w:rFonts w:ascii="Times New Roman" w:hAnsi="Times New Roman" w:cs="Times New Roman" w:hint="eastAsia"/>
          <w:b/>
          <w:bCs/>
          <w:i w:val="0"/>
          <w:color w:val="auto"/>
          <w:sz w:val="22"/>
          <w:szCs w:val="22"/>
          <w:lang w:val="en-US"/>
        </w:rPr>
        <w:t xml:space="preserve">Figure </w:t>
      </w:r>
      <w:r w:rsidR="00F620CE">
        <w:rPr>
          <w:rFonts w:ascii="Times New Roman" w:hAnsi="Times New Roman" w:cs="Times New Roman" w:hint="eastAsia"/>
          <w:b/>
          <w:bCs/>
          <w:i w:val="0"/>
          <w:color w:val="auto"/>
          <w:sz w:val="22"/>
          <w:szCs w:val="22"/>
          <w:lang w:val="en-US"/>
        </w:rPr>
        <w:t>8</w:t>
      </w:r>
      <w:r>
        <w:rPr>
          <w:rFonts w:ascii="Times New Roman" w:hAnsi="Times New Roman" w:cs="Times New Roman" w:hint="eastAsia"/>
          <w:b/>
          <w:bCs/>
          <w:i w:val="0"/>
          <w:color w:val="auto"/>
          <w:sz w:val="22"/>
          <w:szCs w:val="22"/>
          <w:lang w:val="en-US"/>
        </w:rPr>
        <w:t xml:space="preserve"> Migration</w:t>
      </w:r>
      <w:r>
        <w:rPr>
          <w:rFonts w:ascii="Times New Roman" w:hAnsi="Times New Roman" w:cs="Times New Roman"/>
          <w:b/>
          <w:bCs/>
          <w:i w:val="0"/>
          <w:color w:val="auto"/>
          <w:sz w:val="22"/>
          <w:szCs w:val="22"/>
          <w:lang w:val="en-US"/>
        </w:rPr>
        <w:t xml:space="preserve"> </w:t>
      </w:r>
      <w:r>
        <w:rPr>
          <w:rFonts w:ascii="Times New Roman" w:hAnsi="Times New Roman" w:cs="Times New Roman" w:hint="eastAsia"/>
          <w:b/>
          <w:bCs/>
          <w:i w:val="0"/>
          <w:color w:val="auto"/>
          <w:sz w:val="22"/>
          <w:szCs w:val="22"/>
          <w:lang w:val="en-US"/>
        </w:rPr>
        <w:t>trends</w:t>
      </w:r>
      <w:r>
        <w:rPr>
          <w:rFonts w:ascii="Times New Roman" w:hAnsi="Times New Roman" w:cs="Times New Roman"/>
          <w:b/>
          <w:bCs/>
          <w:i w:val="0"/>
          <w:color w:val="auto"/>
          <w:sz w:val="22"/>
          <w:szCs w:val="22"/>
          <w:lang w:val="en-US"/>
        </w:rPr>
        <w:t xml:space="preserve"> of RCI (%/year) of </w:t>
      </w:r>
      <w:r>
        <w:rPr>
          <w:rFonts w:ascii="Times New Roman" w:hAnsi="Times New Roman" w:cs="Times New Roman" w:hint="eastAsia"/>
          <w:b/>
          <w:bCs/>
          <w:i w:val="0"/>
          <w:color w:val="auto"/>
          <w:sz w:val="22"/>
          <w:szCs w:val="22"/>
          <w:lang w:val="en-US"/>
        </w:rPr>
        <w:t>naturali</w:t>
      </w:r>
      <w:r>
        <w:rPr>
          <w:rFonts w:ascii="Times New Roman" w:hAnsi="Times New Roman" w:cs="Times New Roman"/>
          <w:b/>
          <w:bCs/>
          <w:i w:val="0"/>
          <w:color w:val="auto"/>
          <w:sz w:val="22"/>
          <w:szCs w:val="22"/>
          <w:lang w:val="en-US"/>
        </w:rPr>
        <w:t xml:space="preserve">zed </w:t>
      </w:r>
      <w:r>
        <w:rPr>
          <w:rFonts w:ascii="Times New Roman" w:hAnsi="Times New Roman" w:cs="Times New Roman" w:hint="eastAsia"/>
          <w:b/>
          <w:bCs/>
          <w:i w:val="0"/>
          <w:color w:val="auto"/>
          <w:sz w:val="22"/>
          <w:szCs w:val="22"/>
          <w:lang w:val="en-US"/>
        </w:rPr>
        <w:t>(</w:t>
      </w:r>
      <w:r>
        <w:rPr>
          <w:rFonts w:ascii="Times New Roman" w:hAnsi="Times New Roman" w:cs="Times New Roman"/>
          <w:b/>
          <w:bCs/>
          <w:i w:val="0"/>
          <w:color w:val="auto"/>
          <w:sz w:val="22"/>
          <w:szCs w:val="22"/>
          <w:lang w:val="en-US"/>
        </w:rPr>
        <w:t>Q_nat</w:t>
      </w:r>
      <w:r>
        <w:rPr>
          <w:rFonts w:ascii="Times New Roman" w:hAnsi="Times New Roman" w:cs="Times New Roman" w:hint="eastAsia"/>
          <w:b/>
          <w:bCs/>
          <w:i w:val="0"/>
          <w:color w:val="auto"/>
          <w:sz w:val="22"/>
          <w:szCs w:val="22"/>
          <w:lang w:val="en-US"/>
        </w:rPr>
        <w:t xml:space="preserve">) and human-impacted </w:t>
      </w:r>
      <w:r>
        <w:rPr>
          <w:rFonts w:ascii="Times New Roman" w:hAnsi="Times New Roman" w:cs="Times New Roman"/>
          <w:b/>
          <w:bCs/>
          <w:i w:val="0"/>
          <w:color w:val="auto"/>
          <w:sz w:val="22"/>
          <w:szCs w:val="22"/>
          <w:lang w:val="en-US"/>
        </w:rPr>
        <w:t xml:space="preserve">runoff </w:t>
      </w:r>
      <w:r>
        <w:rPr>
          <w:rFonts w:ascii="Times New Roman" w:hAnsi="Times New Roman" w:cs="Times New Roman" w:hint="eastAsia"/>
          <w:b/>
          <w:bCs/>
          <w:i w:val="0"/>
          <w:color w:val="auto"/>
          <w:sz w:val="22"/>
          <w:szCs w:val="22"/>
          <w:lang w:val="en-US"/>
        </w:rPr>
        <w:t>(</w:t>
      </w:r>
      <w:r>
        <w:rPr>
          <w:rFonts w:ascii="Times New Roman" w:hAnsi="Times New Roman" w:cs="Times New Roman"/>
          <w:b/>
          <w:bCs/>
          <w:i w:val="0"/>
          <w:color w:val="auto"/>
          <w:sz w:val="22"/>
          <w:szCs w:val="22"/>
          <w:lang w:val="en-US"/>
        </w:rPr>
        <w:t>Q</w:t>
      </w:r>
      <w:r>
        <w:rPr>
          <w:rFonts w:ascii="Times New Roman" w:hAnsi="Times New Roman" w:cs="Times New Roman" w:hint="eastAsia"/>
          <w:b/>
          <w:bCs/>
          <w:i w:val="0"/>
          <w:color w:val="auto"/>
          <w:sz w:val="22"/>
          <w:szCs w:val="22"/>
          <w:lang w:val="en-US"/>
        </w:rPr>
        <w:t xml:space="preserve">_hum) relative to precipitation (p) </w:t>
      </w:r>
      <w:r>
        <w:rPr>
          <w:rFonts w:ascii="Times New Roman" w:hAnsi="Times New Roman" w:cs="Times New Roman"/>
          <w:b/>
          <w:bCs/>
          <w:i w:val="0"/>
          <w:color w:val="auto"/>
          <w:sz w:val="22"/>
          <w:szCs w:val="22"/>
          <w:lang w:val="en-US"/>
        </w:rPr>
        <w:t xml:space="preserve">centroids </w:t>
      </w:r>
      <w:r>
        <w:rPr>
          <w:rFonts w:ascii="Times New Roman" w:hAnsi="Times New Roman" w:cs="Times New Roman" w:hint="eastAsia"/>
          <w:b/>
          <w:bCs/>
          <w:i w:val="0"/>
          <w:color w:val="auto"/>
          <w:sz w:val="22"/>
          <w:szCs w:val="22"/>
          <w:lang w:val="en-US"/>
        </w:rPr>
        <w:t xml:space="preserve">across </w:t>
      </w:r>
      <w:r>
        <w:rPr>
          <w:rFonts w:ascii="Times New Roman" w:hAnsi="Times New Roman" w:cs="Times New Roman"/>
          <w:b/>
          <w:bCs/>
          <w:i w:val="0"/>
          <w:color w:val="auto"/>
          <w:sz w:val="22"/>
          <w:szCs w:val="22"/>
          <w:lang w:val="en-US"/>
        </w:rPr>
        <w:t xml:space="preserve">40 </w:t>
      </w:r>
      <w:r>
        <w:rPr>
          <w:rFonts w:ascii="Times New Roman" w:hAnsi="Times New Roman" w:cs="Times New Roman" w:hint="eastAsia"/>
          <w:b/>
          <w:bCs/>
          <w:i w:val="0"/>
          <w:color w:val="auto"/>
          <w:sz w:val="22"/>
          <w:szCs w:val="22"/>
          <w:lang w:val="en-US"/>
        </w:rPr>
        <w:t xml:space="preserve">global river basins. </w:t>
      </w:r>
      <w:r>
        <w:rPr>
          <w:rFonts w:ascii="Times New Roman" w:hAnsi="Times New Roman" w:cs="Times New Roman" w:hint="eastAsia"/>
          <w:i w:val="0"/>
          <w:color w:val="auto"/>
          <w:sz w:val="22"/>
          <w:szCs w:val="22"/>
          <w:lang w:val="en-US"/>
        </w:rPr>
        <w:t xml:space="preserve">(a) </w:t>
      </w:r>
      <w:r>
        <w:rPr>
          <w:rFonts w:ascii="Times New Roman" w:hAnsi="Times New Roman" w:cs="Times New Roman"/>
          <w:i w:val="0"/>
          <w:color w:val="auto"/>
          <w:sz w:val="22"/>
          <w:szCs w:val="22"/>
          <w:lang w:val="en-US"/>
        </w:rPr>
        <w:t>shows the s</w:t>
      </w:r>
      <w:r>
        <w:rPr>
          <w:rFonts w:ascii="Times New Roman" w:hAnsi="Times New Roman" w:cs="Times New Roman" w:hint="eastAsia"/>
          <w:i w:val="0"/>
          <w:color w:val="auto"/>
          <w:sz w:val="22"/>
          <w:szCs w:val="22"/>
          <w:lang w:val="en-US"/>
        </w:rPr>
        <w:t xml:space="preserve">catter plot of </w:t>
      </w:r>
      <w:r>
        <w:rPr>
          <w:rFonts w:ascii="Times New Roman" w:hAnsi="Times New Roman" w:cs="Times New Roman"/>
          <w:i w:val="0"/>
          <w:color w:val="auto"/>
          <w:sz w:val="22"/>
          <w:szCs w:val="22"/>
          <w:lang w:val="en-US"/>
        </w:rPr>
        <w:t xml:space="preserve">trends in </w:t>
      </w:r>
      <w:r>
        <w:rPr>
          <w:rFonts w:ascii="Times New Roman" w:hAnsi="Times New Roman" w:cs="Times New Roman" w:hint="eastAsia"/>
          <w:i w:val="0"/>
          <w:color w:val="auto"/>
          <w:sz w:val="22"/>
          <w:szCs w:val="22"/>
          <w:lang w:val="en-US"/>
        </w:rPr>
        <w:t>Q_nat RCI</w:t>
      </w:r>
      <w:r>
        <w:rPr>
          <w:rFonts w:ascii="Times New Roman" w:hAnsi="Times New Roman" w:cs="Times New Roman"/>
          <w:i w:val="0"/>
          <w:color w:val="auto"/>
          <w:sz w:val="22"/>
          <w:szCs w:val="22"/>
          <w:lang w:val="en-US"/>
        </w:rPr>
        <w:t xml:space="preserve"> (solid symbols, y-axis) </w:t>
      </w:r>
      <w:r>
        <w:rPr>
          <w:rFonts w:ascii="Times New Roman" w:hAnsi="Times New Roman" w:cs="Times New Roman" w:hint="eastAsia"/>
          <w:i w:val="0"/>
          <w:color w:val="auto"/>
          <w:sz w:val="22"/>
          <w:szCs w:val="22"/>
          <w:lang w:val="en-US"/>
        </w:rPr>
        <w:t xml:space="preserve">and Q_hum </w:t>
      </w:r>
      <w:r>
        <w:rPr>
          <w:rFonts w:ascii="Times New Roman" w:hAnsi="Times New Roman" w:cs="Times New Roman"/>
          <w:i w:val="0"/>
          <w:color w:val="auto"/>
          <w:sz w:val="22"/>
          <w:szCs w:val="22"/>
          <w:lang w:val="en-US"/>
        </w:rPr>
        <w:t>(hollow symbols, y-axis) compared against the p</w:t>
      </w:r>
      <w:r>
        <w:rPr>
          <w:rFonts w:ascii="Times New Roman" w:hAnsi="Times New Roman" w:cs="Times New Roman" w:hint="eastAsia"/>
          <w:i w:val="0"/>
          <w:color w:val="auto"/>
          <w:sz w:val="22"/>
          <w:szCs w:val="22"/>
          <w:lang w:val="en-US"/>
        </w:rPr>
        <w:t xml:space="preserve"> </w:t>
      </w:r>
      <w:r>
        <w:rPr>
          <w:rFonts w:ascii="Times New Roman" w:hAnsi="Times New Roman" w:cs="Times New Roman"/>
          <w:i w:val="0"/>
          <w:color w:val="auto"/>
          <w:sz w:val="22"/>
          <w:szCs w:val="22"/>
          <w:lang w:val="en-US"/>
        </w:rPr>
        <w:t>centroids (x-axis).</w:t>
      </w:r>
      <w:r>
        <w:rPr>
          <w:rFonts w:ascii="Times New Roman" w:hAnsi="Times New Roman" w:cs="Times New Roman" w:hint="eastAsia"/>
          <w:i w:val="0"/>
          <w:color w:val="auto"/>
          <w:sz w:val="22"/>
          <w:szCs w:val="22"/>
          <w:lang w:val="en-US"/>
        </w:rPr>
        <w:t xml:space="preserve"> </w:t>
      </w:r>
      <w:r>
        <w:rPr>
          <w:rFonts w:ascii="Times New Roman" w:hAnsi="Times New Roman" w:cs="Times New Roman"/>
          <w:i w:val="0"/>
          <w:color w:val="auto"/>
          <w:sz w:val="22"/>
          <w:szCs w:val="22"/>
          <w:lang w:val="en-US"/>
        </w:rPr>
        <w:t>B</w:t>
      </w:r>
      <w:r>
        <w:rPr>
          <w:rFonts w:ascii="Times New Roman" w:hAnsi="Times New Roman" w:cs="Times New Roman" w:hint="eastAsia"/>
          <w:i w:val="0"/>
          <w:color w:val="auto"/>
          <w:sz w:val="22"/>
          <w:szCs w:val="22"/>
          <w:lang w:val="en-US"/>
        </w:rPr>
        <w:t>lack dashed line</w:t>
      </w:r>
      <w:r>
        <w:rPr>
          <w:rFonts w:ascii="Times New Roman" w:hAnsi="Times New Roman" w:cs="Times New Roman"/>
          <w:i w:val="0"/>
          <w:color w:val="auto"/>
          <w:sz w:val="22"/>
          <w:szCs w:val="22"/>
          <w:lang w:val="en-US"/>
        </w:rPr>
        <w:t xml:space="preserve"> shows t</w:t>
      </w:r>
      <w:r>
        <w:rPr>
          <w:rFonts w:ascii="Times New Roman" w:hAnsi="Times New Roman" w:cs="Times New Roman" w:hint="eastAsia"/>
          <w:i w:val="0"/>
          <w:color w:val="auto"/>
          <w:sz w:val="22"/>
          <w:szCs w:val="22"/>
          <w:lang w:val="en-US"/>
        </w:rPr>
        <w:t>he 1:1 line. (b</w:t>
      </w:r>
      <w:r>
        <w:rPr>
          <w:rFonts w:ascii="Times New Roman" w:hAnsi="Times New Roman" w:cs="Times New Roman" w:hint="eastAsia"/>
          <w:i w:val="0"/>
          <w:color w:val="auto"/>
          <w:sz w:val="22"/>
          <w:szCs w:val="22"/>
          <w:lang w:val="en-US"/>
        </w:rPr>
        <w:t>–</w:t>
      </w:r>
      <w:r>
        <w:rPr>
          <w:rFonts w:ascii="Times New Roman" w:hAnsi="Times New Roman" w:cs="Times New Roman" w:hint="eastAsia"/>
          <w:i w:val="0"/>
          <w:color w:val="auto"/>
          <w:sz w:val="22"/>
          <w:szCs w:val="22"/>
          <w:lang w:val="en-US"/>
        </w:rPr>
        <w:t xml:space="preserve">e) </w:t>
      </w:r>
      <w:r>
        <w:rPr>
          <w:rFonts w:ascii="Times New Roman" w:hAnsi="Times New Roman" w:cs="Times New Roman"/>
          <w:i w:val="0"/>
          <w:color w:val="auto"/>
          <w:sz w:val="22"/>
          <w:szCs w:val="22"/>
          <w:lang w:val="en-US"/>
        </w:rPr>
        <w:t>show the b</w:t>
      </w:r>
      <w:r>
        <w:rPr>
          <w:rFonts w:ascii="Times New Roman" w:hAnsi="Times New Roman" w:cs="Times New Roman" w:hint="eastAsia"/>
          <w:i w:val="0"/>
          <w:color w:val="auto"/>
          <w:sz w:val="22"/>
          <w:szCs w:val="22"/>
          <w:lang w:val="en-US"/>
        </w:rPr>
        <w:t xml:space="preserve">oxplots </w:t>
      </w:r>
      <w:r>
        <w:rPr>
          <w:rFonts w:ascii="Times New Roman" w:hAnsi="Times New Roman" w:cs="Times New Roman"/>
          <w:i w:val="0"/>
          <w:color w:val="auto"/>
          <w:sz w:val="22"/>
          <w:szCs w:val="22"/>
          <w:lang w:val="en-US"/>
        </w:rPr>
        <w:t xml:space="preserve">of the </w:t>
      </w:r>
      <w:r>
        <w:rPr>
          <w:rFonts w:ascii="Times New Roman" w:hAnsi="Times New Roman" w:cs="Times New Roman" w:hint="eastAsia"/>
          <w:i w:val="0"/>
          <w:color w:val="auto"/>
          <w:sz w:val="22"/>
          <w:szCs w:val="22"/>
          <w:lang w:val="en-US"/>
        </w:rPr>
        <w:t>centroid trend</w:t>
      </w:r>
      <w:r>
        <w:rPr>
          <w:rFonts w:ascii="Times New Roman" w:hAnsi="Times New Roman" w:cs="Times New Roman"/>
          <w:i w:val="0"/>
          <w:color w:val="auto"/>
          <w:sz w:val="22"/>
          <w:szCs w:val="22"/>
          <w:lang w:val="en-US"/>
        </w:rPr>
        <w:t>s</w:t>
      </w:r>
      <w:r>
        <w:rPr>
          <w:rFonts w:ascii="Times New Roman" w:hAnsi="Times New Roman" w:cs="Times New Roman" w:hint="eastAsia"/>
          <w:i w:val="0"/>
          <w:color w:val="auto"/>
          <w:sz w:val="22"/>
          <w:szCs w:val="22"/>
          <w:lang w:val="en-US"/>
        </w:rPr>
        <w:t xml:space="preserve"> </w:t>
      </w:r>
      <w:r>
        <w:rPr>
          <w:rFonts w:ascii="Times New Roman" w:hAnsi="Times New Roman" w:cs="Times New Roman"/>
          <w:i w:val="0"/>
          <w:color w:val="auto"/>
          <w:sz w:val="22"/>
          <w:szCs w:val="22"/>
          <w:lang w:val="en-US"/>
        </w:rPr>
        <w:t xml:space="preserve">in </w:t>
      </w:r>
      <w:r>
        <w:rPr>
          <w:rFonts w:ascii="Times New Roman" w:hAnsi="Times New Roman" w:cs="Times New Roman" w:hint="eastAsia"/>
          <w:i w:val="0"/>
          <w:color w:val="auto"/>
          <w:sz w:val="22"/>
          <w:szCs w:val="22"/>
          <w:lang w:val="en-US"/>
        </w:rPr>
        <w:t xml:space="preserve">different basin </w:t>
      </w:r>
      <w:r>
        <w:rPr>
          <w:rFonts w:ascii="Times New Roman" w:hAnsi="Times New Roman" w:cs="Times New Roman"/>
          <w:i w:val="0"/>
          <w:color w:val="auto"/>
          <w:sz w:val="22"/>
          <w:szCs w:val="22"/>
          <w:lang w:val="en-US"/>
        </w:rPr>
        <w:t>groups, respectively, with the dashed line showing trend = 0</w:t>
      </w:r>
      <w:r>
        <w:rPr>
          <w:rFonts w:ascii="Times New Roman" w:hAnsi="Times New Roman" w:cs="Times New Roman" w:hint="eastAsia"/>
          <w:i w:val="0"/>
          <w:color w:val="auto"/>
          <w:sz w:val="22"/>
          <w:szCs w:val="22"/>
          <w:lang w:val="en-US"/>
        </w:rPr>
        <w:t>:</w:t>
      </w:r>
      <w:r>
        <w:rPr>
          <w:rFonts w:ascii="Times New Roman" w:hAnsi="Times New Roman" w:cs="Times New Roman"/>
          <w:i w:val="0"/>
          <w:color w:val="auto"/>
          <w:sz w:val="22"/>
          <w:szCs w:val="22"/>
          <w:lang w:val="en-US"/>
        </w:rPr>
        <w:t xml:space="preserve"> (b)</w:t>
      </w:r>
      <w:r>
        <w:rPr>
          <w:rFonts w:ascii="Times New Roman" w:hAnsi="Times New Roman" w:cs="Times New Roman" w:hint="eastAsia"/>
          <w:i w:val="0"/>
          <w:color w:val="auto"/>
          <w:sz w:val="22"/>
          <w:szCs w:val="22"/>
          <w:lang w:val="en-US"/>
        </w:rPr>
        <w:t xml:space="preserve"> </w:t>
      </w:r>
      <w:r>
        <w:rPr>
          <w:rFonts w:ascii="Times New Roman" w:hAnsi="Times New Roman" w:cs="Times New Roman"/>
          <w:i w:val="0"/>
          <w:color w:val="auto"/>
          <w:sz w:val="22"/>
          <w:szCs w:val="22"/>
          <w:lang w:val="en-US"/>
        </w:rPr>
        <w:t>G</w:t>
      </w:r>
      <w:r>
        <w:rPr>
          <w:rFonts w:ascii="Times New Roman" w:hAnsi="Times New Roman" w:cs="Times New Roman" w:hint="eastAsia"/>
          <w:i w:val="0"/>
          <w:color w:val="auto"/>
          <w:sz w:val="22"/>
          <w:szCs w:val="22"/>
          <w:lang w:val="en-US"/>
        </w:rPr>
        <w:t>roup1</w:t>
      </w:r>
      <w:r>
        <w:rPr>
          <w:rFonts w:ascii="Times New Roman" w:hAnsi="Times New Roman" w:cs="Times New Roman"/>
          <w:i w:val="0"/>
          <w:color w:val="auto"/>
          <w:sz w:val="22"/>
          <w:szCs w:val="22"/>
          <w:lang w:val="en-US"/>
        </w:rPr>
        <w:t>:</w:t>
      </w:r>
      <w:r>
        <w:rPr>
          <w:rFonts w:ascii="Times New Roman" w:hAnsi="Times New Roman" w:cs="Times New Roman" w:hint="eastAsia"/>
          <w:i w:val="0"/>
          <w:color w:val="auto"/>
          <w:sz w:val="22"/>
          <w:szCs w:val="22"/>
          <w:lang w:val="en-US"/>
        </w:rPr>
        <w:t xml:space="preserve"> p and Q_nat </w:t>
      </w:r>
      <w:r>
        <w:rPr>
          <w:rFonts w:ascii="Times New Roman" w:hAnsi="Times New Roman" w:cs="Times New Roman"/>
          <w:i w:val="0"/>
          <w:color w:val="auto"/>
          <w:sz w:val="22"/>
          <w:szCs w:val="22"/>
          <w:lang w:val="en-US"/>
        </w:rPr>
        <w:t xml:space="preserve">show </w:t>
      </w:r>
      <w:r>
        <w:rPr>
          <w:rFonts w:ascii="Times New Roman" w:hAnsi="Times New Roman" w:cs="Times New Roman" w:hint="eastAsia"/>
          <w:i w:val="0"/>
          <w:color w:val="auto"/>
          <w:sz w:val="22"/>
          <w:szCs w:val="22"/>
          <w:lang w:val="en-US"/>
        </w:rPr>
        <w:t xml:space="preserve">significant trend </w:t>
      </w:r>
      <w:r>
        <w:rPr>
          <w:rFonts w:ascii="Times New Roman" w:hAnsi="Times New Roman" w:cs="Times New Roman"/>
          <w:i w:val="0"/>
          <w:color w:val="auto"/>
          <w:sz w:val="22"/>
          <w:szCs w:val="22"/>
          <w:lang w:val="en-US"/>
        </w:rPr>
        <w:t xml:space="preserve">in the same direction </w:t>
      </w:r>
      <w:r>
        <w:rPr>
          <w:rFonts w:ascii="Times New Roman" w:hAnsi="Times New Roman" w:cs="Times New Roman" w:hint="eastAsia"/>
          <w:i w:val="0"/>
          <w:color w:val="auto"/>
          <w:sz w:val="22"/>
          <w:szCs w:val="22"/>
          <w:lang w:val="en-US"/>
        </w:rPr>
        <w:t xml:space="preserve">(Sen's slope </w:t>
      </w:r>
      <w:r>
        <w:rPr>
          <w:rFonts w:ascii="Times New Roman" w:hAnsi="Times New Roman" w:cs="Times New Roman"/>
          <w:i w:val="0"/>
          <w:color w:val="auto"/>
          <w:sz w:val="22"/>
          <w:szCs w:val="22"/>
          <w:lang w:val="en-US"/>
        </w:rPr>
        <w:t xml:space="preserve">&gt; </w:t>
      </w:r>
      <w:r>
        <w:rPr>
          <w:rFonts w:ascii="Times New Roman" w:hAnsi="Times New Roman" w:cs="Times New Roman" w:hint="eastAsia"/>
          <w:i w:val="0"/>
          <w:color w:val="auto"/>
          <w:sz w:val="22"/>
          <w:szCs w:val="22"/>
          <w:lang w:val="en-US"/>
        </w:rPr>
        <w:t xml:space="preserve">0.02%), </w:t>
      </w:r>
      <w:r>
        <w:rPr>
          <w:rFonts w:ascii="Times New Roman" w:hAnsi="Times New Roman" w:cs="Times New Roman"/>
          <w:i w:val="0"/>
          <w:color w:val="auto"/>
          <w:sz w:val="22"/>
          <w:szCs w:val="22"/>
          <w:lang w:val="en-US"/>
        </w:rPr>
        <w:t xml:space="preserve">but </w:t>
      </w:r>
      <w:r>
        <w:rPr>
          <w:rFonts w:ascii="Times New Roman" w:hAnsi="Times New Roman" w:cs="Times New Roman" w:hint="eastAsia"/>
          <w:i w:val="0"/>
          <w:color w:val="auto"/>
          <w:sz w:val="22"/>
          <w:szCs w:val="22"/>
          <w:lang w:val="en-US"/>
        </w:rPr>
        <w:t>Q_hum show</w:t>
      </w:r>
      <w:r>
        <w:rPr>
          <w:rFonts w:ascii="Times New Roman" w:hAnsi="Times New Roman" w:cs="Times New Roman"/>
          <w:i w:val="0"/>
          <w:color w:val="auto"/>
          <w:sz w:val="22"/>
          <w:szCs w:val="22"/>
          <w:lang w:val="en-US"/>
        </w:rPr>
        <w:t>s</w:t>
      </w:r>
      <w:r>
        <w:rPr>
          <w:rFonts w:ascii="Times New Roman" w:hAnsi="Times New Roman" w:cs="Times New Roman" w:hint="eastAsia"/>
          <w:i w:val="0"/>
          <w:color w:val="auto"/>
          <w:sz w:val="22"/>
          <w:szCs w:val="22"/>
          <w:lang w:val="en-US"/>
        </w:rPr>
        <w:t xml:space="preserve"> stronger divergence from p trend than Q_nat. </w:t>
      </w:r>
      <w:r>
        <w:rPr>
          <w:rFonts w:ascii="Times New Roman" w:hAnsi="Times New Roman" w:cs="Times New Roman"/>
          <w:i w:val="0"/>
          <w:color w:val="auto"/>
          <w:sz w:val="22"/>
          <w:szCs w:val="22"/>
          <w:lang w:val="en-US"/>
        </w:rPr>
        <w:t>(c) G</w:t>
      </w:r>
      <w:r>
        <w:rPr>
          <w:rFonts w:ascii="Times New Roman" w:hAnsi="Times New Roman" w:cs="Times New Roman" w:hint="eastAsia"/>
          <w:i w:val="0"/>
          <w:color w:val="auto"/>
          <w:sz w:val="22"/>
          <w:szCs w:val="22"/>
          <w:lang w:val="en-US"/>
        </w:rPr>
        <w:t>roup2</w:t>
      </w:r>
      <w:r>
        <w:rPr>
          <w:rFonts w:ascii="Times New Roman" w:hAnsi="Times New Roman" w:cs="Times New Roman"/>
          <w:i w:val="0"/>
          <w:color w:val="auto"/>
          <w:sz w:val="22"/>
          <w:szCs w:val="22"/>
          <w:lang w:val="en-US"/>
        </w:rPr>
        <w:t>:</w:t>
      </w:r>
      <w:r>
        <w:rPr>
          <w:rFonts w:ascii="Times New Roman" w:hAnsi="Times New Roman" w:cs="Times New Roman" w:hint="eastAsia"/>
          <w:i w:val="0"/>
          <w:color w:val="auto"/>
          <w:sz w:val="22"/>
          <w:szCs w:val="22"/>
          <w:lang w:val="en-US"/>
        </w:rPr>
        <w:t xml:space="preserve"> p and Q_nat show almost no trend</w:t>
      </w:r>
      <w:r>
        <w:rPr>
          <w:rFonts w:ascii="Times New Roman" w:hAnsi="Times New Roman" w:cs="Times New Roman"/>
          <w:i w:val="0"/>
          <w:color w:val="auto"/>
          <w:sz w:val="22"/>
          <w:szCs w:val="22"/>
          <w:lang w:val="en-US"/>
        </w:rPr>
        <w:t xml:space="preserve"> </w:t>
      </w:r>
      <w:r>
        <w:rPr>
          <w:rFonts w:ascii="Times New Roman" w:hAnsi="Times New Roman" w:cs="Times New Roman" w:hint="eastAsia"/>
          <w:i w:val="0"/>
          <w:color w:val="auto"/>
          <w:sz w:val="22"/>
          <w:szCs w:val="22"/>
          <w:lang w:val="en-US"/>
        </w:rPr>
        <w:t xml:space="preserve">(Sen's slope </w:t>
      </w:r>
      <w:r>
        <w:rPr>
          <w:rFonts w:ascii="Times New Roman" w:hAnsi="Times New Roman" w:cs="Times New Roman"/>
          <w:i w:val="0"/>
          <w:color w:val="auto"/>
          <w:sz w:val="22"/>
          <w:szCs w:val="22"/>
          <w:lang w:val="en-US"/>
        </w:rPr>
        <w:t xml:space="preserve">&lt; </w:t>
      </w:r>
      <w:r>
        <w:rPr>
          <w:rFonts w:ascii="Times New Roman" w:hAnsi="Times New Roman" w:cs="Times New Roman" w:hint="eastAsia"/>
          <w:i w:val="0"/>
          <w:color w:val="auto"/>
          <w:sz w:val="22"/>
          <w:szCs w:val="22"/>
          <w:lang w:val="en-US"/>
        </w:rPr>
        <w:t xml:space="preserve">0.02%), but Q_hum show apparent trend. </w:t>
      </w:r>
      <w:r>
        <w:rPr>
          <w:rFonts w:ascii="Times New Roman" w:hAnsi="Times New Roman" w:cs="Times New Roman"/>
          <w:i w:val="0"/>
          <w:color w:val="auto"/>
          <w:sz w:val="22"/>
          <w:szCs w:val="22"/>
          <w:lang w:val="en-US"/>
        </w:rPr>
        <w:t>(d) G</w:t>
      </w:r>
      <w:r>
        <w:rPr>
          <w:rFonts w:ascii="Times New Roman" w:hAnsi="Times New Roman" w:cs="Times New Roman" w:hint="eastAsia"/>
          <w:i w:val="0"/>
          <w:color w:val="auto"/>
          <w:sz w:val="22"/>
          <w:szCs w:val="22"/>
          <w:lang w:val="en-US"/>
        </w:rPr>
        <w:t xml:space="preserve">roup 3, p and Q_nat do not show consistent </w:t>
      </w:r>
      <w:r>
        <w:rPr>
          <w:rFonts w:ascii="Times New Roman" w:hAnsi="Times New Roman" w:cs="Times New Roman"/>
          <w:i w:val="0"/>
          <w:color w:val="auto"/>
          <w:sz w:val="22"/>
          <w:szCs w:val="22"/>
          <w:lang w:val="en-US"/>
        </w:rPr>
        <w:t>trend. (e) G</w:t>
      </w:r>
      <w:r>
        <w:rPr>
          <w:rFonts w:ascii="Times New Roman" w:hAnsi="Times New Roman" w:cs="Times New Roman" w:hint="eastAsia"/>
          <w:i w:val="0"/>
          <w:color w:val="auto"/>
          <w:sz w:val="22"/>
          <w:szCs w:val="22"/>
          <w:lang w:val="en-US"/>
        </w:rPr>
        <w:t>roup 4</w:t>
      </w:r>
      <w:r>
        <w:rPr>
          <w:rFonts w:ascii="Times New Roman" w:hAnsi="Times New Roman" w:cs="Times New Roman"/>
          <w:i w:val="0"/>
          <w:color w:val="auto"/>
          <w:sz w:val="22"/>
          <w:szCs w:val="22"/>
          <w:lang w:val="en-US"/>
        </w:rPr>
        <w:t>:</w:t>
      </w:r>
      <w:r>
        <w:rPr>
          <w:rFonts w:ascii="Times New Roman" w:hAnsi="Times New Roman" w:cs="Times New Roman" w:hint="eastAsia"/>
          <w:i w:val="0"/>
          <w:color w:val="auto"/>
          <w:sz w:val="22"/>
          <w:szCs w:val="22"/>
          <w:lang w:val="en-US"/>
        </w:rPr>
        <w:t xml:space="preserve"> Q_nat</w:t>
      </w:r>
      <w:r>
        <w:rPr>
          <w:rFonts w:ascii="Times New Roman" w:hAnsi="Times New Roman" w:cs="Times New Roman"/>
          <w:i w:val="0"/>
          <w:color w:val="auto"/>
          <w:sz w:val="22"/>
          <w:szCs w:val="22"/>
          <w:lang w:val="en-US"/>
        </w:rPr>
        <w:t xml:space="preserve"> and p show trends in the same direction, but Q_hum shows closer trends to p compared to Q_nat</w:t>
      </w:r>
      <w:r>
        <w:rPr>
          <w:rFonts w:ascii="Times New Roman" w:hAnsi="Times New Roman" w:cs="Times New Roman" w:hint="eastAsia"/>
          <w:i w:val="0"/>
          <w:color w:val="auto"/>
          <w:sz w:val="22"/>
          <w:szCs w:val="22"/>
          <w:lang w:val="en-US"/>
        </w:rPr>
        <w:t>.</w:t>
      </w:r>
    </w:p>
    <w:p w14:paraId="6761610D" w14:textId="77777777" w:rsidR="00235A70" w:rsidRDefault="00235A70">
      <w:pPr>
        <w:spacing w:before="240" w:after="240" w:line="240" w:lineRule="auto"/>
        <w:ind w:firstLine="238"/>
        <w:jc w:val="both"/>
        <w:rPr>
          <w:rFonts w:ascii="Times New Roman" w:hAnsi="Times New Roman" w:cs="Times New Roman"/>
          <w:lang w:val="en-US"/>
        </w:rPr>
      </w:pPr>
    </w:p>
    <w:p w14:paraId="1DD51EC5" w14:textId="3DACECD0" w:rsidR="00235A70" w:rsidRDefault="00000000">
      <w:pPr>
        <w:pStyle w:val="2"/>
        <w:numPr>
          <w:ilvl w:val="1"/>
          <w:numId w:val="2"/>
        </w:numPr>
        <w:spacing w:before="240" w:after="240" w:line="360" w:lineRule="auto"/>
        <w:jc w:val="both"/>
        <w:rPr>
          <w:rFonts w:ascii="Times New Roman Bold" w:hAnsi="Times New Roman Bold" w:cs="Times New Roman Bold"/>
          <w:b/>
          <w:bCs/>
          <w:color w:val="000000" w:themeColor="text1"/>
          <w:sz w:val="28"/>
          <w:szCs w:val="28"/>
          <w:lang w:val="en-US"/>
        </w:rPr>
      </w:pPr>
      <w:del w:id="232" w:author=" Peirong Lin" w:date="2026-03-09T13:59:00Z" w16du:dateUtc="2026-03-09T05:59:00Z">
        <w:r w:rsidDel="007F1D80">
          <w:rPr>
            <w:rFonts w:ascii="Times New Roman Bold" w:hAnsi="Times New Roman Bold" w:cs="Times New Roman Bold"/>
            <w:b/>
            <w:bCs/>
            <w:color w:val="000000" w:themeColor="text1"/>
            <w:sz w:val="28"/>
            <w:szCs w:val="28"/>
            <w:lang w:val="en-US"/>
          </w:rPr>
          <w:lastRenderedPageBreak/>
          <w:delText xml:space="preserve">4.2 </w:delText>
        </w:r>
      </w:del>
      <w:r>
        <w:rPr>
          <w:rFonts w:ascii="Times New Roman Bold" w:hAnsi="Times New Roman Bold" w:cs="Times New Roman Bold"/>
          <w:b/>
          <w:bCs/>
          <w:color w:val="000000" w:themeColor="text1"/>
          <w:sz w:val="28"/>
          <w:szCs w:val="28"/>
          <w:lang w:val="en-US"/>
        </w:rPr>
        <w:t>Potential utility of the network-explicit RCI framework</w:t>
      </w:r>
    </w:p>
    <w:p w14:paraId="140A2663" w14:textId="77777777" w:rsidR="00235A70" w:rsidRDefault="00000000">
      <w:pPr>
        <w:spacing w:before="240" w:after="240" w:line="240" w:lineRule="auto"/>
        <w:ind w:firstLine="720"/>
        <w:jc w:val="both"/>
        <w:rPr>
          <w:rFonts w:ascii="Times New Roman" w:hAnsi="Times New Roman" w:cs="Times New Roman"/>
          <w:lang w:val="en-US"/>
        </w:rPr>
      </w:pPr>
      <w:bookmarkStart w:id="233" w:name="OLE_LINK54"/>
      <w:bookmarkStart w:id="234" w:name="OLE_LINK53"/>
      <w:r>
        <w:rPr>
          <w:rFonts w:ascii="Times New Roman" w:hAnsi="Times New Roman" w:cs="Times New Roman"/>
          <w:lang w:val="en-US"/>
        </w:rPr>
        <w:t xml:space="preserve">Beyond its diagnostic utility, the RCI carries deeper conceptual significance rooted in both mechanics and network theory. In classical mechanics, the centroid denotes the center of mass—the unique point at which the weighted average position of a distributed mass is balanced. In network theory, centroids identify nodes that minimize aggregate distance to all other nodes, serving as optimal locations for resource distribution or facility </w:t>
      </w:r>
      <w:r>
        <w:rPr>
          <w:rFonts w:ascii="Times New Roman" w:hAnsi="Times New Roman" w:cs="Times New Roman" w:hint="eastAsia"/>
          <w:lang w:val="en-US"/>
        </w:rPr>
        <w:t xml:space="preserve">locations </w:t>
      </w:r>
      <w:r>
        <w:rPr>
          <w:rFonts w:ascii="Times New Roman" w:hAnsi="Times New Roman" w:cs="Times New Roman"/>
          <w:lang w:val="en-US"/>
        </w:rPr>
        <w:t>(</w:t>
      </w:r>
      <w:r w:rsidRPr="00002D16">
        <w:rPr>
          <w:rFonts w:ascii="Times New Roman" w:hAnsi="Times New Roman" w:cs="Times New Roman"/>
          <w:color w:val="0070C0"/>
          <w:lang w:val="en-US"/>
        </w:rPr>
        <w:t>Wuchty &amp; Stadler, 2003</w:t>
      </w:r>
      <w:r>
        <w:rPr>
          <w:rFonts w:ascii="Times New Roman" w:hAnsi="Times New Roman" w:cs="Times New Roman"/>
          <w:lang w:val="en-US"/>
        </w:rPr>
        <w:t>). A hydrological network centroid, by analogy, pinpoints the location along the river network where the mass of actively contributing runoff is effectively balanced within the branching topology.</w:t>
      </w:r>
    </w:p>
    <w:p w14:paraId="646F6DFE" w14:textId="77777777" w:rsidR="00235A70" w:rsidRDefault="00000000">
      <w:pPr>
        <w:spacing w:before="240" w:after="240" w:line="240" w:lineRule="auto"/>
        <w:ind w:firstLine="238"/>
        <w:jc w:val="both"/>
        <w:rPr>
          <w:rFonts w:ascii="Times New Roman" w:hAnsi="Times New Roman" w:cs="Times New Roman"/>
          <w:lang w:val="en-US"/>
        </w:rPr>
      </w:pPr>
      <w:bookmarkStart w:id="235" w:name="OLE_LINK55"/>
      <w:bookmarkStart w:id="236" w:name="OLE_LINK56"/>
      <w:commentRangeStart w:id="237"/>
      <w:r>
        <w:rPr>
          <w:rFonts w:ascii="Times New Roman" w:hAnsi="Times New Roman" w:cs="Times New Roman"/>
          <w:lang w:val="en-US"/>
        </w:rPr>
        <w:t>This conceptual framing offers a shift in perspective: rather than treating runoff as a unidirectional flux to be integrated at an outlet, the RCI treats the river network as a spatial structure across which water mass is distributed, and this distribution has a measurable center of balance.</w:t>
      </w:r>
      <w:commentRangeEnd w:id="237"/>
      <w:r w:rsidR="00176515">
        <w:rPr>
          <w:rStyle w:val="af7"/>
          <w:rFonts w:ascii="Times New Roman" w:hAnsi="Times New Roman" w:cs="Times New Roman"/>
          <w:sz w:val="24"/>
          <w:szCs w:val="24"/>
          <w:lang w:val="en-US"/>
        </w:rPr>
        <w:commentReference w:id="237"/>
      </w:r>
      <w:r>
        <w:rPr>
          <w:rFonts w:ascii="Times New Roman" w:hAnsi="Times New Roman" w:cs="Times New Roman"/>
          <w:lang w:val="en-US"/>
        </w:rPr>
        <w:t xml:space="preserve"> That point is not arbitrary, nor is it simply a function of channel length or network geometry. Instead, it emerges from the combined effects of climate, topography, landscape storage, and human intervention. Its location and how it moves over time thus integrate—into a single, spatially explicit coordinate—multiple interacting processes that have often been studied in isolatio</w:t>
      </w:r>
      <w:r>
        <w:rPr>
          <w:rFonts w:ascii="Times New Roman" w:hAnsi="Times New Roman" w:cs="Times New Roman" w:hint="eastAsia"/>
          <w:lang w:val="en-US"/>
        </w:rPr>
        <w:t>n</w:t>
      </w:r>
      <w:r>
        <w:rPr>
          <w:rFonts w:ascii="Times New Roman" w:hAnsi="Times New Roman" w:cs="Times New Roman"/>
          <w:lang w:val="en-US"/>
        </w:rPr>
        <w:t>.</w:t>
      </w:r>
      <w:r>
        <w:rPr>
          <w:rFonts w:ascii="Times New Roman" w:hAnsi="Times New Roman" w:cs="Times New Roman" w:hint="eastAsia"/>
          <w:lang w:val="en-US"/>
        </w:rPr>
        <w:t xml:space="preserve"> </w:t>
      </w:r>
      <w:r>
        <w:rPr>
          <w:rFonts w:ascii="Times New Roman" w:hAnsi="Times New Roman" w:cs="Times New Roman"/>
          <w:lang w:val="en-US"/>
        </w:rPr>
        <w:t>By making this balance point quantifiable and comparable across basins, spatial scales, and data sources, the RCI provides a new perspective for understanding hydrological organization. It connects physical hydrology, water management, and network science, and offers a practical entry point for comparative studies of river systems worldwide.</w:t>
      </w:r>
    </w:p>
    <w:bookmarkEnd w:id="233"/>
    <w:bookmarkEnd w:id="234"/>
    <w:bookmarkEnd w:id="235"/>
    <w:bookmarkEnd w:id="236"/>
    <w:p w14:paraId="21DB94CC" w14:textId="77777777" w:rsidR="00235A70" w:rsidRDefault="00000000">
      <w:pPr>
        <w:pStyle w:val="1"/>
        <w:numPr>
          <w:ilvl w:val="0"/>
          <w:numId w:val="2"/>
        </w:numPr>
        <w:spacing w:before="240" w:after="240" w:line="360" w:lineRule="auto"/>
        <w:jc w:val="both"/>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t>Conclusions</w:t>
      </w:r>
    </w:p>
    <w:p w14:paraId="7FE822AF" w14:textId="77777777" w:rsidR="00235A70" w:rsidRDefault="00000000">
      <w:pPr>
        <w:spacing w:before="240" w:after="240" w:line="240" w:lineRule="auto"/>
        <w:ind w:firstLine="238"/>
        <w:jc w:val="both"/>
        <w:rPr>
          <w:rFonts w:ascii="Times New Roman" w:hAnsi="Times New Roman" w:cs="Times New Roman"/>
          <w:lang w:val="en-US"/>
        </w:rPr>
      </w:pPr>
      <w:r>
        <w:rPr>
          <w:rFonts w:ascii="Times New Roman" w:hAnsi="Times New Roman" w:cs="Times New Roman"/>
          <w:lang w:val="en-US"/>
        </w:rPr>
        <w:t>This study introduces a novel, network‑explicit framework for calculating spatially explicit runoff centroids that adhere strictly to the mathematical definition of a center of mass. By integrating continuous hydrological data with river network topology, we derived the Runoff Centroid Index (RCI), a scale‑independent metric that enables multi‑level and cross‑basin comparisons of runoff spatial organization.</w:t>
      </w:r>
      <w:r>
        <w:rPr>
          <w:lang w:val="en-US"/>
        </w:rPr>
        <w:t xml:space="preserve"> </w:t>
      </w:r>
      <w:r>
        <w:rPr>
          <w:rFonts w:ascii="Times New Roman" w:hAnsi="Times New Roman" w:cs="Times New Roman"/>
          <w:lang w:val="en-US"/>
        </w:rPr>
        <w:t>Generally, RCI effectively captures the spatia</w:t>
      </w:r>
      <w:r>
        <w:rPr>
          <w:rFonts w:ascii="Times New Roman" w:hAnsi="Times New Roman" w:cs="Times New Roman" w:hint="eastAsia"/>
          <w:lang w:val="en-US"/>
        </w:rPr>
        <w:t>-tempora</w:t>
      </w:r>
      <w:r>
        <w:rPr>
          <w:rFonts w:ascii="Times New Roman" w:hAnsi="Times New Roman" w:cs="Times New Roman"/>
          <w:lang w:val="en-US"/>
        </w:rPr>
        <w:t xml:space="preserve">l characteristics of the centroids along the global major rivers. Thus, it fills in the gap of the lack of spatial perspective in the centroid of runoff processes, especially the analysis of hydrological response and water distribution alongside river networks. </w:t>
      </w:r>
    </w:p>
    <w:p w14:paraId="078785D8" w14:textId="77777777" w:rsidR="00235A70" w:rsidRDefault="00000000">
      <w:pPr>
        <w:spacing w:before="240" w:after="240" w:line="240" w:lineRule="auto"/>
        <w:ind w:firstLine="238"/>
        <w:jc w:val="both"/>
        <w:rPr>
          <w:rFonts w:ascii="Times New Roman" w:hAnsi="Times New Roman" w:cs="Times New Roman"/>
          <w:lang w:val="en-US"/>
        </w:rPr>
      </w:pPr>
      <w:r>
        <w:rPr>
          <w:rFonts w:ascii="Times New Roman" w:hAnsi="Times New Roman" w:cs="Times New Roman"/>
          <w:lang w:val="en-US"/>
        </w:rPr>
        <w:t>Our analysis reveals that runoff centroids frequently coincide spatially with zones of concentrated human activity—including major cities, agricultural regions, dams, and critical infrastructure. It is important to emphasize that these overlaps represent spatial correlation, not causation; they highlight that centroid locations—as integrative points of hydrological mass balance—often fall within areas where water, land use, and human activity naturally intersect. Seasonal centroid variability is strongly modulated by precipitation dynamics, with more pronounced oscillations in arid basins. Long‑term trend analysis further indicates that human activities are progressively decoupling runoff centroids from precipitation centroids, underscoring the growing anthropogenic signature in the spatial distribution of river runoff.</w:t>
      </w:r>
    </w:p>
    <w:p w14:paraId="75266317" w14:textId="77777777" w:rsidR="00235A70" w:rsidRDefault="00000000">
      <w:pPr>
        <w:spacing w:before="240" w:after="240" w:line="240" w:lineRule="auto"/>
        <w:ind w:firstLine="238"/>
        <w:jc w:val="both"/>
        <w:rPr>
          <w:rFonts w:ascii="Times New Roman" w:hAnsi="Times New Roman" w:cs="Times New Roman"/>
          <w:lang w:val="en-US"/>
        </w:rPr>
      </w:pPr>
      <w:r>
        <w:rPr>
          <w:rFonts w:ascii="Times New Roman" w:hAnsi="Times New Roman" w:cs="Times New Roman"/>
          <w:lang w:val="en-US"/>
        </w:rPr>
        <w:t>RCI is expected to facilitate the understandings of water distribution and migrations from a perspective of continuous river network and geospatial analysis of runoff processes.</w:t>
      </w:r>
    </w:p>
    <w:p w14:paraId="5CB46F53" w14:textId="77777777" w:rsidR="00235A70" w:rsidRDefault="00000000">
      <w:pPr>
        <w:spacing w:before="240" w:after="240" w:line="240" w:lineRule="auto"/>
        <w:ind w:firstLine="238"/>
        <w:jc w:val="both"/>
        <w:rPr>
          <w:rFonts w:ascii="Times New Roman" w:hAnsi="Times New Roman" w:cs="Times New Roman"/>
          <w:lang w:val="en-US"/>
        </w:rPr>
      </w:pPr>
      <w:r>
        <w:rPr>
          <w:rFonts w:ascii="Times New Roman" w:hAnsi="Times New Roman" w:cs="Times New Roman"/>
          <w:lang w:val="en-US"/>
        </w:rPr>
        <w:lastRenderedPageBreak/>
        <w:t>We note that the RCI framework is conceptually independent of any specific data product. Its formulation is based on the principle of mass distribution along a topologically explicit network, and it can be applied consistently to any spatially distributed hydrological variable—whether derived from models, remote sensing, or in-situ networks. This transferability suggests that the RCI can support comparative analyses across regions, scales, and data availabilities, enhancing its utility in both data-rich and data-limited contexts.</w:t>
      </w:r>
    </w:p>
    <w:p w14:paraId="111FBAAB" w14:textId="77777777" w:rsidR="00235A70" w:rsidRDefault="00235A70">
      <w:pPr>
        <w:spacing w:before="240" w:after="240" w:line="240" w:lineRule="auto"/>
        <w:jc w:val="both"/>
        <w:rPr>
          <w:rFonts w:ascii="Times New Roman" w:hAnsi="Times New Roman" w:cs="Times New Roman"/>
          <w:lang w:val="en-US"/>
        </w:rPr>
      </w:pPr>
    </w:p>
    <w:p w14:paraId="0948DABC" w14:textId="77777777" w:rsidR="00235A70" w:rsidRDefault="00000000">
      <w:pPr>
        <w:pStyle w:val="1"/>
        <w:spacing w:before="240" w:after="240" w:line="240" w:lineRule="auto"/>
        <w:jc w:val="both"/>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t>Acknowledgement</w:t>
      </w:r>
    </w:p>
    <w:p w14:paraId="4AFC2301" w14:textId="77777777" w:rsidR="00235A70" w:rsidRDefault="00000000">
      <w:pPr>
        <w:ind w:firstLine="238"/>
        <w:rPr>
          <w:rFonts w:ascii="Times New Roman" w:hAnsi="Times New Roman" w:cs="Times New Roman"/>
          <w:lang w:val="en-US"/>
        </w:rPr>
      </w:pPr>
      <w:r>
        <w:rPr>
          <w:rFonts w:ascii="Times New Roman" w:hAnsi="Times New Roman" w:cs="Times New Roman"/>
          <w:lang w:val="en-US"/>
        </w:rPr>
        <w:t xml:space="preserve">This research receives funding support from the National Natural Science Foundation of China (42371481), the Beijing Nova Program (20230484302), </w:t>
      </w:r>
      <w:r>
        <w:rPr>
          <w:rFonts w:ascii="Times New Roman" w:hAnsi="Times New Roman" w:cs="Times New Roman" w:hint="eastAsia"/>
          <w:lang w:val="en-US"/>
        </w:rPr>
        <w:t>the Beijing Nova Interdisciplinary Program (20240484647),</w:t>
      </w:r>
      <w:r>
        <w:rPr>
          <w:rFonts w:ascii="Times New Roman" w:hAnsi="Times New Roman" w:cs="Times New Roman"/>
          <w:lang w:val="en-US"/>
        </w:rPr>
        <w:t xml:space="preserve"> and the Yunnan Provincial Science and Technology Project at Southwest United Graduate School (202302AO370012). </w:t>
      </w:r>
    </w:p>
    <w:p w14:paraId="45D7CCDB" w14:textId="77777777" w:rsidR="00235A70" w:rsidRDefault="00235A70">
      <w:pPr>
        <w:rPr>
          <w:rFonts w:ascii="Times New Roman" w:hAnsi="Times New Roman" w:cs="Times New Roman"/>
          <w:lang w:val="en-US"/>
        </w:rPr>
      </w:pPr>
    </w:p>
    <w:p w14:paraId="02DAD231" w14:textId="77777777" w:rsidR="00235A70" w:rsidRDefault="00000000">
      <w:pPr>
        <w:pStyle w:val="1"/>
        <w:spacing w:before="240" w:after="240" w:line="240" w:lineRule="auto"/>
        <w:jc w:val="both"/>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t>Data and Code Availability</w:t>
      </w:r>
    </w:p>
    <w:p w14:paraId="1FBE531B" w14:textId="77777777" w:rsidR="00235A70" w:rsidRDefault="00000000">
      <w:pPr>
        <w:spacing w:before="240" w:after="240" w:line="240" w:lineRule="auto"/>
        <w:ind w:firstLine="238"/>
        <w:rPr>
          <w:rFonts w:ascii="Times New Roman" w:hAnsi="Times New Roman" w:cs="Times New Roman"/>
          <w:lang w:val="en-US"/>
        </w:rPr>
      </w:pPr>
      <w:r>
        <w:rPr>
          <w:rFonts w:ascii="Times New Roman" w:hAnsi="Times New Roman" w:cs="Times New Roman"/>
          <w:lang w:val="en-US"/>
        </w:rPr>
        <w:t xml:space="preserve">All datasets from this study are obtained from publicly available respositories. GRADES is obtained from https://www.reachhydro.org/home/records/grades. GRDR is obtained from https://zenodo.org/records/13951712. MERIT basins is obtained from </w:t>
      </w:r>
      <w:r w:rsidR="00235A70">
        <w:fldChar w:fldCharType="begin"/>
      </w:r>
      <w:r w:rsidR="00235A70" w:rsidRPr="006049B6">
        <w:rPr>
          <w:lang w:val="en-US"/>
          <w:rPrChange w:id="238" w:author=" Peirong Lin" w:date="2026-03-07T15:56:00Z" w16du:dateUtc="2026-03-07T07:56:00Z">
            <w:rPr/>
          </w:rPrChange>
        </w:rPr>
        <w:instrText>HYPERLINK "https://www.reachhydro.org/home/params/merit-basins"</w:instrText>
      </w:r>
      <w:r w:rsidR="00235A70">
        <w:fldChar w:fldCharType="separate"/>
      </w:r>
      <w:r w:rsidR="00235A70">
        <w:rPr>
          <w:rStyle w:val="af6"/>
          <w:rFonts w:ascii="Times New Roman" w:hAnsi="Times New Roman" w:cs="Times New Roman"/>
          <w:lang w:val="en-US"/>
        </w:rPr>
        <w:t>https://www.reachhydro.org/home/params/merit-basins</w:t>
      </w:r>
      <w:r w:rsidR="00235A70">
        <w:fldChar w:fldCharType="end"/>
      </w:r>
      <w:r>
        <w:rPr>
          <w:rFonts w:ascii="Times New Roman" w:hAnsi="Times New Roman" w:cs="Times New Roman"/>
          <w:lang w:val="en-US"/>
        </w:rPr>
        <w:t xml:space="preserve">. MSWEP is obtained from </w:t>
      </w:r>
      <w:r w:rsidR="00235A70">
        <w:fldChar w:fldCharType="begin"/>
      </w:r>
      <w:r w:rsidR="00235A70" w:rsidRPr="006049B6">
        <w:rPr>
          <w:lang w:val="en-US"/>
          <w:rPrChange w:id="239" w:author=" Peirong Lin" w:date="2026-03-07T15:56:00Z" w16du:dateUtc="2026-03-07T07:56:00Z">
            <w:rPr/>
          </w:rPrChange>
        </w:rPr>
        <w:instrText>HYPERLINK "https://www.gloh2o.org/mswep/"</w:instrText>
      </w:r>
      <w:r w:rsidR="00235A70">
        <w:fldChar w:fldCharType="separate"/>
      </w:r>
      <w:r w:rsidR="00235A70">
        <w:rPr>
          <w:rStyle w:val="af6"/>
          <w:rFonts w:ascii="Times New Roman" w:hAnsi="Times New Roman" w:cs="Times New Roman"/>
          <w:lang w:val="en-US"/>
        </w:rPr>
        <w:t>https://www.gloh2o.org/mswep/</w:t>
      </w:r>
      <w:r w:rsidR="00235A70">
        <w:fldChar w:fldCharType="end"/>
      </w:r>
      <w:r>
        <w:rPr>
          <w:rFonts w:ascii="Times New Roman" w:hAnsi="Times New Roman" w:cs="Times New Roman"/>
          <w:lang w:val="en-US"/>
        </w:rPr>
        <w:t xml:space="preserve">. GeoDAR is obtained from  </w:t>
      </w:r>
      <w:r w:rsidR="00235A70">
        <w:fldChar w:fldCharType="begin"/>
      </w:r>
      <w:r w:rsidR="00235A70" w:rsidRPr="006049B6">
        <w:rPr>
          <w:lang w:val="en-US"/>
          <w:rPrChange w:id="240" w:author=" Peirong Lin" w:date="2026-03-07T15:56:00Z" w16du:dateUtc="2026-03-07T07:56:00Z">
            <w:rPr/>
          </w:rPrChange>
        </w:rPr>
        <w:instrText>HYPERLINK "https://zenodo.org/records/6163413"</w:instrText>
      </w:r>
      <w:r w:rsidR="00235A70">
        <w:fldChar w:fldCharType="separate"/>
      </w:r>
      <w:r w:rsidR="00235A70">
        <w:rPr>
          <w:rStyle w:val="af6"/>
          <w:rFonts w:ascii="Times New Roman" w:hAnsi="Times New Roman" w:cs="Times New Roman"/>
          <w:lang w:val="en-US"/>
        </w:rPr>
        <w:t>https://zenodo.org/records/6163413</w:t>
      </w:r>
      <w:r w:rsidR="00235A70">
        <w:fldChar w:fldCharType="end"/>
      </w:r>
      <w:r>
        <w:rPr>
          <w:rFonts w:ascii="Times New Roman" w:hAnsi="Times New Roman" w:cs="Times New Roman"/>
          <w:lang w:val="en-US"/>
        </w:rPr>
        <w:t xml:space="preserve">. Aridity index is obtained from Global Aridity Index and Potential Evapotranspiration Database is obtained from https://figshare.com/articles/dataset/Global_Aridity_Index_and_Potential_Evapotranspiration_ET0_Climate_Database_v2/7504448. GUB is obtained from https://data.ess.tsinghua.edu.cn. GIAM is obtained from </w:t>
      </w:r>
      <w:r w:rsidR="00235A70">
        <w:fldChar w:fldCharType="begin"/>
      </w:r>
      <w:r w:rsidR="00235A70" w:rsidRPr="006049B6">
        <w:rPr>
          <w:lang w:val="en-US"/>
          <w:rPrChange w:id="241" w:author=" Peirong Lin" w:date="2026-03-07T15:56:00Z" w16du:dateUtc="2026-03-07T07:56:00Z">
            <w:rPr/>
          </w:rPrChange>
        </w:rPr>
        <w:instrText>HYPERLINK "https://waterdata.iwmi.org/Applications/GIAM2000/"</w:instrText>
      </w:r>
      <w:r w:rsidR="00235A70">
        <w:fldChar w:fldCharType="separate"/>
      </w:r>
      <w:r w:rsidR="00235A70">
        <w:rPr>
          <w:rStyle w:val="af6"/>
          <w:rFonts w:ascii="Times New Roman" w:hAnsi="Times New Roman" w:cs="Times New Roman"/>
          <w:lang w:val="en-US"/>
        </w:rPr>
        <w:t>https://waterdata.iwmi.org/Applications/GIAM2000/</w:t>
      </w:r>
      <w:r w:rsidR="00235A70">
        <w:fldChar w:fldCharType="end"/>
      </w:r>
      <w:r>
        <w:rPr>
          <w:rFonts w:ascii="Times New Roman" w:hAnsi="Times New Roman" w:cs="Times New Roman"/>
          <w:lang w:val="en-US"/>
        </w:rPr>
        <w:t xml:space="preserve">. GSHA is obtained from </w:t>
      </w:r>
      <w:r w:rsidR="00235A70">
        <w:fldChar w:fldCharType="begin"/>
      </w:r>
      <w:r w:rsidR="00235A70" w:rsidRPr="006049B6">
        <w:rPr>
          <w:lang w:val="en-US"/>
          <w:rPrChange w:id="242" w:author=" Peirong Lin" w:date="2026-03-07T15:56:00Z" w16du:dateUtc="2026-03-07T07:56:00Z">
            <w:rPr/>
          </w:rPrChange>
        </w:rPr>
        <w:instrText>HYPERLINK "https://zenodo.org/records/8090704"</w:instrText>
      </w:r>
      <w:r w:rsidR="00235A70">
        <w:fldChar w:fldCharType="separate"/>
      </w:r>
      <w:r w:rsidR="00235A70">
        <w:rPr>
          <w:rStyle w:val="af6"/>
          <w:rFonts w:ascii="Times New Roman" w:hAnsi="Times New Roman" w:cs="Times New Roman"/>
          <w:lang w:val="en-US"/>
        </w:rPr>
        <w:t>https://zenodo.org/records/8090704</w:t>
      </w:r>
      <w:r w:rsidR="00235A70">
        <w:fldChar w:fldCharType="end"/>
      </w:r>
      <w:r>
        <w:rPr>
          <w:rFonts w:ascii="Times New Roman" w:hAnsi="Times New Roman" w:cs="Times New Roman"/>
          <w:lang w:val="en-US"/>
        </w:rPr>
        <w:t xml:space="preserve">. HydroLAKES is obtained from </w:t>
      </w:r>
      <w:r w:rsidR="00235A70">
        <w:fldChar w:fldCharType="begin"/>
      </w:r>
      <w:r w:rsidR="00235A70" w:rsidRPr="006049B6">
        <w:rPr>
          <w:lang w:val="en-US"/>
          <w:rPrChange w:id="243" w:author=" Peirong Lin" w:date="2026-03-07T15:56:00Z" w16du:dateUtc="2026-03-07T07:56:00Z">
            <w:rPr/>
          </w:rPrChange>
        </w:rPr>
        <w:instrText>HYPERLINK "https://www.hydrosheds.org/products/hydrolakes"</w:instrText>
      </w:r>
      <w:r w:rsidR="00235A70">
        <w:fldChar w:fldCharType="separate"/>
      </w:r>
      <w:r w:rsidR="00235A70">
        <w:rPr>
          <w:rStyle w:val="af6"/>
          <w:rFonts w:ascii="Times New Roman" w:hAnsi="Times New Roman" w:cs="Times New Roman"/>
          <w:lang w:val="en-US"/>
        </w:rPr>
        <w:t>https://www.hydrosheds.org/products/hydrolakes</w:t>
      </w:r>
      <w:r w:rsidR="00235A70">
        <w:fldChar w:fldCharType="end"/>
      </w:r>
      <w:r>
        <w:rPr>
          <w:rFonts w:ascii="Times New Roman" w:hAnsi="Times New Roman" w:cs="Times New Roman"/>
          <w:lang w:val="en-US"/>
        </w:rPr>
        <w:t>.</w:t>
      </w:r>
      <w:commentRangeStart w:id="244"/>
      <w:r>
        <w:rPr>
          <w:rFonts w:ascii="Times New Roman" w:hAnsi="Times New Roman" w:cs="Times New Roman" w:hint="eastAsia"/>
          <w:lang w:val="en-US"/>
        </w:rPr>
        <w:t xml:space="preserve"> </w:t>
      </w:r>
      <w:r>
        <w:rPr>
          <w:rFonts w:ascii="Times New Roman" w:hAnsi="Times New Roman" w:cs="Times New Roman"/>
          <w:lang w:val="en-US"/>
        </w:rPr>
        <w:t>The code for RCI will be made publicly available upon acceptance of this paper.</w:t>
      </w:r>
      <w:commentRangeEnd w:id="244"/>
      <w:r>
        <w:rPr>
          <w:rStyle w:val="af7"/>
          <w:rFonts w:ascii="Times New Roman" w:hAnsi="Times New Roman" w:cs="Times New Roman"/>
          <w:sz w:val="24"/>
          <w:szCs w:val="24"/>
          <w:lang w:val="en-US"/>
        </w:rPr>
        <w:commentReference w:id="244"/>
      </w:r>
    </w:p>
    <w:p w14:paraId="4C3A04CB" w14:textId="77777777" w:rsidR="00235A70" w:rsidRDefault="00235A70">
      <w:pPr>
        <w:rPr>
          <w:rFonts w:ascii="Times New Roman Bold" w:hAnsi="Times New Roman Bold" w:cs="Times New Roman Bold"/>
          <w:b/>
          <w:bCs/>
          <w:color w:val="000000" w:themeColor="text1"/>
          <w:sz w:val="36"/>
          <w:szCs w:val="36"/>
          <w:lang w:val="en-US"/>
        </w:rPr>
      </w:pPr>
    </w:p>
    <w:p w14:paraId="68D6C067" w14:textId="77777777" w:rsidR="00235A70" w:rsidRDefault="00000000">
      <w:pPr>
        <w:pStyle w:val="1"/>
        <w:spacing w:before="240" w:after="240" w:line="240" w:lineRule="auto"/>
        <w:jc w:val="both"/>
        <w:rPr>
          <w:rFonts w:ascii="Times New Roman Bold" w:hAnsi="Times New Roman Bold" w:cs="Times New Roman Bold"/>
          <w:b/>
          <w:bCs/>
          <w:color w:val="000000" w:themeColor="text1"/>
          <w:sz w:val="36"/>
          <w:szCs w:val="36"/>
          <w:lang w:val="en-US"/>
        </w:rPr>
      </w:pPr>
      <w:r>
        <w:rPr>
          <w:rFonts w:ascii="Times New Roman Bold" w:hAnsi="Times New Roman Bold" w:cs="Times New Roman Bold"/>
          <w:b/>
          <w:bCs/>
          <w:color w:val="000000" w:themeColor="text1"/>
          <w:sz w:val="36"/>
          <w:szCs w:val="36"/>
          <w:lang w:val="en-US"/>
        </w:rPr>
        <w:t>Author Contribution</w:t>
      </w:r>
    </w:p>
    <w:p w14:paraId="11A01566" w14:textId="70B22516" w:rsidR="00235A70" w:rsidRDefault="00000000">
      <w:pPr>
        <w:spacing w:before="240" w:after="240" w:line="240" w:lineRule="auto"/>
        <w:jc w:val="both"/>
        <w:rPr>
          <w:rFonts w:ascii="Times New Roman" w:hAnsi="Times New Roman" w:cs="Times New Roman"/>
          <w:lang w:val="en-US"/>
        </w:rPr>
      </w:pPr>
      <w:r>
        <w:rPr>
          <w:rFonts w:ascii="Times New Roman" w:hAnsi="Times New Roman" w:cs="Times New Roman"/>
          <w:lang w:val="en-US"/>
        </w:rPr>
        <w:t>Conceptualization: PL</w:t>
      </w:r>
      <w:ins w:id="245" w:author=" Peirong Lin" w:date="2026-03-05T14:34:00Z" w16du:dateUtc="2026-03-05T06:34:00Z">
        <w:r w:rsidR="00E05101">
          <w:rPr>
            <w:rFonts w:ascii="Times New Roman" w:hAnsi="Times New Roman" w:cs="Times New Roman"/>
            <w:lang w:val="en-US"/>
          </w:rPr>
          <w:t>, DY, ZY</w:t>
        </w:r>
      </w:ins>
      <w:r>
        <w:rPr>
          <w:rFonts w:ascii="Times New Roman" w:hAnsi="Times New Roman" w:cs="Times New Roman"/>
          <w:lang w:val="en-US"/>
        </w:rPr>
        <w:t xml:space="preserve">. Data curation: ZY, PL. Investigation: ZY, PL. Writing - Initial: ZY, PL. Writing - Review &amp; Edit: ZY, PL, </w:t>
      </w:r>
      <w:r>
        <w:rPr>
          <w:rFonts w:ascii="Times New Roman" w:hAnsi="Times New Roman" w:cs="Times New Roman" w:hint="eastAsia"/>
          <w:lang w:val="en-US"/>
        </w:rPr>
        <w:t>DY</w:t>
      </w:r>
      <w:r>
        <w:rPr>
          <w:rFonts w:ascii="Times New Roman" w:hAnsi="Times New Roman" w:cs="Times New Roman"/>
          <w:lang w:val="en-US"/>
        </w:rPr>
        <w:t>. The authors declare no conflict of interests.</w:t>
      </w:r>
    </w:p>
    <w:p w14:paraId="4561A5B3" w14:textId="77777777" w:rsidR="00235A70" w:rsidRDefault="00235A70">
      <w:pPr>
        <w:rPr>
          <w:rFonts w:ascii="Times New Roman Bold" w:hAnsi="Times New Roman Bold" w:cs="Times New Roman Bold"/>
          <w:b/>
          <w:bCs/>
          <w:color w:val="000000" w:themeColor="text1"/>
          <w:sz w:val="36"/>
          <w:szCs w:val="36"/>
          <w:lang w:val="en-US"/>
        </w:rPr>
      </w:pPr>
    </w:p>
    <w:p w14:paraId="4E1E8DFB" w14:textId="77777777" w:rsidR="00235A70" w:rsidRPr="00002D16" w:rsidRDefault="00000000">
      <w:pPr>
        <w:pStyle w:val="1"/>
        <w:spacing w:before="240" w:after="240" w:line="240" w:lineRule="auto"/>
        <w:jc w:val="both"/>
        <w:rPr>
          <w:rFonts w:ascii="Times New Roman Bold" w:hAnsi="Times New Roman Bold" w:cs="Times New Roman Bold"/>
          <w:b/>
          <w:bCs/>
          <w:color w:val="000000" w:themeColor="text1"/>
          <w:sz w:val="36"/>
          <w:szCs w:val="36"/>
          <w:lang w:val="en-US"/>
        </w:rPr>
      </w:pPr>
      <w:r w:rsidRPr="00002D16">
        <w:rPr>
          <w:rFonts w:ascii="Times New Roman Bold" w:hAnsi="Times New Roman Bold" w:cs="Times New Roman Bold"/>
          <w:b/>
          <w:bCs/>
          <w:color w:val="000000" w:themeColor="text1"/>
          <w:sz w:val="36"/>
          <w:szCs w:val="36"/>
          <w:lang w:val="en-US"/>
        </w:rPr>
        <w:lastRenderedPageBreak/>
        <w:t>Reference</w:t>
      </w:r>
    </w:p>
    <w:p w14:paraId="18D54D8A" w14:textId="77777777" w:rsidR="00B130D2" w:rsidRPr="00B130D2" w:rsidRDefault="00000000" w:rsidP="00002D16">
      <w:pPr>
        <w:pStyle w:val="aff0"/>
        <w:ind w:left="480" w:hangingChars="200" w:hanging="480"/>
        <w:rPr>
          <w:rFonts w:ascii="Times New Roman" w:hAnsi="Times New Roman" w:cs="Times New Roman"/>
          <w:lang w:val="en-US"/>
        </w:rPr>
      </w:pPr>
      <w:r>
        <w:rPr>
          <w:lang w:val="en-US"/>
        </w:rPr>
        <w:fldChar w:fldCharType="begin"/>
      </w:r>
      <w:r w:rsidR="00B130D2" w:rsidRPr="00002D16">
        <w:rPr>
          <w:lang w:val="en-US"/>
        </w:rPr>
        <w:instrText xml:space="preserve"> ADDIN ZOTERO_BIBL {"uncited":[],"omitted":[],"custom":[]} CSL_BIBLIOGRAPHY </w:instrText>
      </w:r>
      <w:r>
        <w:rPr>
          <w:lang w:val="en-US"/>
        </w:rPr>
        <w:fldChar w:fldCharType="separate"/>
      </w:r>
      <w:r w:rsidR="00B130D2" w:rsidRPr="00B130D2">
        <w:rPr>
          <w:rFonts w:ascii="Times New Roman" w:hAnsi="Times New Roman" w:cs="Times New Roman"/>
          <w:lang w:val="en-US"/>
        </w:rPr>
        <w:t xml:space="preserve">Addor, N., Newman, A. J., Mizukami, N., &amp; Clark, M. P. (2017). The CAMELS data set: Catchment attributes and meteorology for large-sample studies. </w:t>
      </w:r>
      <w:r w:rsidR="00B130D2" w:rsidRPr="00B130D2">
        <w:rPr>
          <w:rFonts w:ascii="Times New Roman" w:hAnsi="Times New Roman" w:cs="Times New Roman"/>
          <w:i/>
          <w:iCs/>
          <w:lang w:val="en-US"/>
        </w:rPr>
        <w:t>Hydrology and Earth System Sciences</w:t>
      </w:r>
      <w:r w:rsidR="00B130D2" w:rsidRPr="00B130D2">
        <w:rPr>
          <w:rFonts w:ascii="Times New Roman" w:hAnsi="Times New Roman" w:cs="Times New Roman"/>
          <w:lang w:val="en-US"/>
        </w:rPr>
        <w:t xml:space="preserve">, </w:t>
      </w:r>
      <w:r w:rsidR="00B130D2" w:rsidRPr="00B130D2">
        <w:rPr>
          <w:rFonts w:ascii="Times New Roman" w:hAnsi="Times New Roman" w:cs="Times New Roman"/>
          <w:i/>
          <w:iCs/>
          <w:lang w:val="en-US"/>
        </w:rPr>
        <w:t>21</w:t>
      </w:r>
      <w:r w:rsidR="00B130D2" w:rsidRPr="00B130D2">
        <w:rPr>
          <w:rFonts w:ascii="Times New Roman" w:hAnsi="Times New Roman" w:cs="Times New Roman"/>
          <w:lang w:val="en-US"/>
        </w:rPr>
        <w:t>(10), 5293–5313. https://doi.org/10.5194/hess-21-5293-2017</w:t>
      </w:r>
    </w:p>
    <w:p w14:paraId="4A0C73A2"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Allen, G. H., &amp; Pavelsky, T. M. (2018). Global extent of rivers and streams. </w:t>
      </w:r>
      <w:r w:rsidRPr="00B130D2">
        <w:rPr>
          <w:rFonts w:ascii="Times New Roman" w:hAnsi="Times New Roman" w:cs="Times New Roman"/>
          <w:i/>
          <w:iCs/>
          <w:lang w:val="en-US"/>
        </w:rPr>
        <w:t>Science</w:t>
      </w:r>
      <w:r w:rsidRPr="00B130D2">
        <w:rPr>
          <w:rFonts w:ascii="Times New Roman" w:hAnsi="Times New Roman" w:cs="Times New Roman"/>
          <w:lang w:val="en-US"/>
        </w:rPr>
        <w:t xml:space="preserve">, </w:t>
      </w:r>
      <w:r w:rsidRPr="00B130D2">
        <w:rPr>
          <w:rFonts w:ascii="Times New Roman" w:hAnsi="Times New Roman" w:cs="Times New Roman"/>
          <w:i/>
          <w:iCs/>
          <w:lang w:val="en-US"/>
        </w:rPr>
        <w:t>361</w:t>
      </w:r>
      <w:r w:rsidRPr="00B130D2">
        <w:rPr>
          <w:rFonts w:ascii="Times New Roman" w:hAnsi="Times New Roman" w:cs="Times New Roman"/>
          <w:lang w:val="en-US"/>
        </w:rPr>
        <w:t>(6402), 585–588. https://doi.org/10.1126/science.aat0636</w:t>
      </w:r>
    </w:p>
    <w:p w14:paraId="5ABCF926"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Asadieh, B., &amp; Krakauer, N. Y. (2015). Global trends in extreme precipitation: Climate models versus observations. </w:t>
      </w:r>
      <w:r w:rsidRPr="00B130D2">
        <w:rPr>
          <w:rFonts w:ascii="Times New Roman" w:hAnsi="Times New Roman" w:cs="Times New Roman"/>
          <w:i/>
          <w:iCs/>
          <w:lang w:val="en-US"/>
        </w:rPr>
        <w:t>Hydrology and Earth System Sciences</w:t>
      </w:r>
      <w:r w:rsidRPr="00B130D2">
        <w:rPr>
          <w:rFonts w:ascii="Times New Roman" w:hAnsi="Times New Roman" w:cs="Times New Roman"/>
          <w:lang w:val="en-US"/>
        </w:rPr>
        <w:t xml:space="preserve">, </w:t>
      </w:r>
      <w:r w:rsidRPr="00B130D2">
        <w:rPr>
          <w:rFonts w:ascii="Times New Roman" w:hAnsi="Times New Roman" w:cs="Times New Roman"/>
          <w:i/>
          <w:iCs/>
          <w:lang w:val="en-US"/>
        </w:rPr>
        <w:t>19</w:t>
      </w:r>
      <w:r w:rsidRPr="00B130D2">
        <w:rPr>
          <w:rFonts w:ascii="Times New Roman" w:hAnsi="Times New Roman" w:cs="Times New Roman"/>
          <w:lang w:val="en-US"/>
        </w:rPr>
        <w:t>(2), 877–891. https://doi.org/10.5194/hess-19-877-2015</w:t>
      </w:r>
    </w:p>
    <w:p w14:paraId="1EAF04D8"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Beck, H. E., Van Dijk, A. I. J. M., Levizzani, V., Schellekens, J., Miralles, D. G., Martens, B., &amp; De Roo, A. (2017). MSWEP: 3-hourly 0.25° global gridded precipitation (1979–2015) by merging gauge, satellite, and reanalysis data. </w:t>
      </w:r>
      <w:r w:rsidRPr="00B130D2">
        <w:rPr>
          <w:rFonts w:ascii="Times New Roman" w:hAnsi="Times New Roman" w:cs="Times New Roman"/>
          <w:i/>
          <w:iCs/>
          <w:lang w:val="en-US"/>
        </w:rPr>
        <w:t>Hydrology and Earth System Sciences</w:t>
      </w:r>
      <w:r w:rsidRPr="00B130D2">
        <w:rPr>
          <w:rFonts w:ascii="Times New Roman" w:hAnsi="Times New Roman" w:cs="Times New Roman"/>
          <w:lang w:val="en-US"/>
        </w:rPr>
        <w:t xml:space="preserve">, </w:t>
      </w:r>
      <w:r w:rsidRPr="00B130D2">
        <w:rPr>
          <w:rFonts w:ascii="Times New Roman" w:hAnsi="Times New Roman" w:cs="Times New Roman"/>
          <w:i/>
          <w:iCs/>
          <w:lang w:val="en-US"/>
        </w:rPr>
        <w:t>21</w:t>
      </w:r>
      <w:r w:rsidRPr="00B130D2">
        <w:rPr>
          <w:rFonts w:ascii="Times New Roman" w:hAnsi="Times New Roman" w:cs="Times New Roman"/>
          <w:lang w:val="en-US"/>
        </w:rPr>
        <w:t>(1), 589–615. https://doi.org/10.5194/hess-21-589-2017</w:t>
      </w:r>
    </w:p>
    <w:p w14:paraId="3B59845F"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Blöschl, G., Hall, J., Parajka, J., Perdigão, R. A. P., Merz, B., Arheimer, B., Aronica, G. T., Bilibashi, A., Bonacci, O., Borga, M., Čanjevac, I., Castellarin, A., Chirico, G. B., Claps, P., Fiala, K., Frolova, N., Gorbachova, L., Gül, A., Hannaford, J., … Živković, N. (2017). Changing climate shifts timing of European floods. </w:t>
      </w:r>
      <w:r w:rsidRPr="00B130D2">
        <w:rPr>
          <w:rFonts w:ascii="Times New Roman" w:hAnsi="Times New Roman" w:cs="Times New Roman"/>
          <w:i/>
          <w:iCs/>
          <w:lang w:val="en-US"/>
        </w:rPr>
        <w:t>Science</w:t>
      </w:r>
      <w:r w:rsidRPr="00B130D2">
        <w:rPr>
          <w:rFonts w:ascii="Times New Roman" w:hAnsi="Times New Roman" w:cs="Times New Roman"/>
          <w:lang w:val="en-US"/>
        </w:rPr>
        <w:t xml:space="preserve">, </w:t>
      </w:r>
      <w:r w:rsidRPr="00B130D2">
        <w:rPr>
          <w:rFonts w:ascii="Times New Roman" w:hAnsi="Times New Roman" w:cs="Times New Roman"/>
          <w:i/>
          <w:iCs/>
          <w:lang w:val="en-US"/>
        </w:rPr>
        <w:t>357</w:t>
      </w:r>
      <w:r w:rsidRPr="00B130D2">
        <w:rPr>
          <w:rFonts w:ascii="Times New Roman" w:hAnsi="Times New Roman" w:cs="Times New Roman"/>
          <w:lang w:val="en-US"/>
        </w:rPr>
        <w:t>(6351), 588–590. https://doi.org/10.1126/science.aan2506</w:t>
      </w:r>
    </w:p>
    <w:p w14:paraId="7438094D"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Blöschl, G., Hall, J., Viglione, A., Perdigão, R. A. P., Parajka, J., Merz, B., Lun, D., Arheimer, B., Aronica, G. T., Bilibashi, A., Boháč, M., Bonacci, O., Borga, M., Čanjevac, I., Castellarin, A., Chirico, G. B., Claps, P., Frolova, N., Ganora, D., … Živković, N. (2019). Changing climate both increases and decreases European river floods. </w:t>
      </w:r>
      <w:r w:rsidRPr="00B130D2">
        <w:rPr>
          <w:rFonts w:ascii="Times New Roman" w:hAnsi="Times New Roman" w:cs="Times New Roman"/>
          <w:i/>
          <w:iCs/>
          <w:lang w:val="en-US"/>
        </w:rPr>
        <w:t>Nature</w:t>
      </w:r>
      <w:r w:rsidRPr="00B130D2">
        <w:rPr>
          <w:rFonts w:ascii="Times New Roman" w:hAnsi="Times New Roman" w:cs="Times New Roman"/>
          <w:lang w:val="en-US"/>
        </w:rPr>
        <w:t xml:space="preserve">, </w:t>
      </w:r>
      <w:r w:rsidRPr="00B130D2">
        <w:rPr>
          <w:rFonts w:ascii="Times New Roman" w:hAnsi="Times New Roman" w:cs="Times New Roman"/>
          <w:i/>
          <w:iCs/>
          <w:lang w:val="en-US"/>
        </w:rPr>
        <w:t>573</w:t>
      </w:r>
      <w:r w:rsidRPr="00B130D2">
        <w:rPr>
          <w:rFonts w:ascii="Times New Roman" w:hAnsi="Times New Roman" w:cs="Times New Roman"/>
          <w:lang w:val="en-US"/>
        </w:rPr>
        <w:t>(7772), 108–111. https://doi.org/10.1038/s41586-019-1495-6</w:t>
      </w:r>
    </w:p>
    <w:p w14:paraId="24C9B22E"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Brown, R. D., Smith, C., Derksen, C., &amp; Mudryk, L. (2021). Canadian In Situ Snow Cover Trends for 1955–2017 Including an Assessment of the Impact of Automation. </w:t>
      </w:r>
      <w:r w:rsidRPr="00B130D2">
        <w:rPr>
          <w:rFonts w:ascii="Times New Roman" w:hAnsi="Times New Roman" w:cs="Times New Roman"/>
          <w:i/>
          <w:iCs/>
          <w:lang w:val="en-US"/>
        </w:rPr>
        <w:t>Atmosphere-Ocean</w:t>
      </w:r>
      <w:r w:rsidRPr="00B130D2">
        <w:rPr>
          <w:rFonts w:ascii="Times New Roman" w:hAnsi="Times New Roman" w:cs="Times New Roman"/>
          <w:lang w:val="en-US"/>
        </w:rPr>
        <w:t xml:space="preserve">, </w:t>
      </w:r>
      <w:r w:rsidRPr="00B130D2">
        <w:rPr>
          <w:rFonts w:ascii="Times New Roman" w:hAnsi="Times New Roman" w:cs="Times New Roman"/>
          <w:i/>
          <w:iCs/>
          <w:lang w:val="en-US"/>
        </w:rPr>
        <w:t>59</w:t>
      </w:r>
      <w:r w:rsidRPr="00B130D2">
        <w:rPr>
          <w:rFonts w:ascii="Times New Roman" w:hAnsi="Times New Roman" w:cs="Times New Roman"/>
          <w:lang w:val="en-US"/>
        </w:rPr>
        <w:t>(2), 77–92. https://doi.org/10.1080/07055900.2021.1911781</w:t>
      </w:r>
    </w:p>
    <w:p w14:paraId="68C55511"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Cerbelaud, A., David, C. H., Biancamaria, S., Wade, J., Tom, M., Frasson, R. P. D. M., Allen, G. H., Thurman, H. R., &amp; Blumstein, D. (2024). </w:t>
      </w:r>
      <w:r w:rsidRPr="00B130D2">
        <w:rPr>
          <w:rFonts w:ascii="Times New Roman" w:hAnsi="Times New Roman" w:cs="Times New Roman"/>
          <w:i/>
          <w:iCs/>
          <w:lang w:val="en-US"/>
        </w:rPr>
        <w:t>Spatial Hydrographs of River Flow and their Analysis for Peak Event Detection in the Context of Satellite Sampling</w:t>
      </w:r>
      <w:r w:rsidRPr="00B130D2">
        <w:rPr>
          <w:rFonts w:ascii="Times New Roman" w:hAnsi="Times New Roman" w:cs="Times New Roman"/>
          <w:lang w:val="en-US"/>
        </w:rPr>
        <w:t>. Preprints. https://doi.org/10.22541/au.172228543.36697092/v1</w:t>
      </w:r>
    </w:p>
    <w:p w14:paraId="755D5C84"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Do, H. X., Gudmundsson, L., Leonard, M., &amp; Westra, S. (2018). The Global Streamflow Indices and Metadata Archive (GSIM) – Part 1: The production of a daily streamflow archive and metadata. </w:t>
      </w:r>
      <w:r w:rsidRPr="00B130D2">
        <w:rPr>
          <w:rFonts w:ascii="Times New Roman" w:hAnsi="Times New Roman" w:cs="Times New Roman"/>
          <w:i/>
          <w:iCs/>
          <w:lang w:val="en-US"/>
        </w:rPr>
        <w:t>Earth System Science Data</w:t>
      </w:r>
      <w:r w:rsidRPr="00B130D2">
        <w:rPr>
          <w:rFonts w:ascii="Times New Roman" w:hAnsi="Times New Roman" w:cs="Times New Roman"/>
          <w:lang w:val="en-US"/>
        </w:rPr>
        <w:t xml:space="preserve">, </w:t>
      </w:r>
      <w:r w:rsidRPr="00B130D2">
        <w:rPr>
          <w:rFonts w:ascii="Times New Roman" w:hAnsi="Times New Roman" w:cs="Times New Roman"/>
          <w:i/>
          <w:iCs/>
          <w:lang w:val="en-US"/>
        </w:rPr>
        <w:t>10</w:t>
      </w:r>
      <w:r w:rsidRPr="00B130D2">
        <w:rPr>
          <w:rFonts w:ascii="Times New Roman" w:hAnsi="Times New Roman" w:cs="Times New Roman"/>
          <w:lang w:val="en-US"/>
        </w:rPr>
        <w:t>(2), 765–785. https://doi.org/10.5194/essd-10-765-2018</w:t>
      </w:r>
    </w:p>
    <w:p w14:paraId="19B33103"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lastRenderedPageBreak/>
        <w:t xml:space="preserve">Du, L., Peng, X., Zhao, Y., Lyu, J., &amp; Pan, M. (2021). From nature-based to engineering-based: The interaction process and turning point of the city-water system relationship in the North China plain. </w:t>
      </w:r>
      <w:r w:rsidRPr="00B130D2">
        <w:rPr>
          <w:rFonts w:ascii="Times New Roman" w:hAnsi="Times New Roman" w:cs="Times New Roman"/>
          <w:i/>
          <w:iCs/>
          <w:lang w:val="en-US"/>
        </w:rPr>
        <w:t>Applied Geography</w:t>
      </w:r>
      <w:r w:rsidRPr="00B130D2">
        <w:rPr>
          <w:rFonts w:ascii="Times New Roman" w:hAnsi="Times New Roman" w:cs="Times New Roman"/>
          <w:lang w:val="en-US"/>
        </w:rPr>
        <w:t xml:space="preserve">, </w:t>
      </w:r>
      <w:r w:rsidRPr="00B130D2">
        <w:rPr>
          <w:rFonts w:ascii="Times New Roman" w:hAnsi="Times New Roman" w:cs="Times New Roman"/>
          <w:i/>
          <w:iCs/>
          <w:lang w:val="en-US"/>
        </w:rPr>
        <w:t>135</w:t>
      </w:r>
      <w:r w:rsidRPr="00B130D2">
        <w:rPr>
          <w:rFonts w:ascii="Times New Roman" w:hAnsi="Times New Roman" w:cs="Times New Roman"/>
          <w:lang w:val="en-US"/>
        </w:rPr>
        <w:t>, 102556. https://doi.org/10.1016/j.apgeog.2021.102556</w:t>
      </w:r>
    </w:p>
    <w:p w14:paraId="0A6BF9B7"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Farmer, E., Jones, S. D., &amp; Deakin, R. E. (2011). Derivation of a resilient polygon centroid for natural resource management applications. </w:t>
      </w:r>
      <w:r w:rsidRPr="00B130D2">
        <w:rPr>
          <w:rFonts w:ascii="Times New Roman" w:hAnsi="Times New Roman" w:cs="Times New Roman"/>
          <w:i/>
          <w:iCs/>
          <w:lang w:val="en-US"/>
        </w:rPr>
        <w:t>International Journal of Geographical Information Science</w:t>
      </w:r>
      <w:r w:rsidRPr="00B130D2">
        <w:rPr>
          <w:rFonts w:ascii="Times New Roman" w:hAnsi="Times New Roman" w:cs="Times New Roman"/>
          <w:lang w:val="en-US"/>
        </w:rPr>
        <w:t xml:space="preserve">, </w:t>
      </w:r>
      <w:r w:rsidRPr="00B130D2">
        <w:rPr>
          <w:rFonts w:ascii="Times New Roman" w:hAnsi="Times New Roman" w:cs="Times New Roman"/>
          <w:i/>
          <w:iCs/>
          <w:lang w:val="en-US"/>
        </w:rPr>
        <w:t>25</w:t>
      </w:r>
      <w:r w:rsidRPr="00B130D2">
        <w:rPr>
          <w:rFonts w:ascii="Times New Roman" w:hAnsi="Times New Roman" w:cs="Times New Roman"/>
          <w:lang w:val="en-US"/>
        </w:rPr>
        <w:t>(9), 1545–1558. https://doi.org/10.1080/13658816.2011.554837</w:t>
      </w:r>
    </w:p>
    <w:p w14:paraId="6B5788BE"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Feng, D., &amp; Gleason, C. J. (2024). More flow upstream and less flow downstream: The changing form and function of global rivers. </w:t>
      </w:r>
      <w:r w:rsidRPr="00B130D2">
        <w:rPr>
          <w:rFonts w:ascii="Times New Roman" w:hAnsi="Times New Roman" w:cs="Times New Roman"/>
          <w:i/>
          <w:iCs/>
          <w:lang w:val="en-US"/>
        </w:rPr>
        <w:t>Science</w:t>
      </w:r>
      <w:r w:rsidRPr="00B130D2">
        <w:rPr>
          <w:rFonts w:ascii="Times New Roman" w:hAnsi="Times New Roman" w:cs="Times New Roman"/>
          <w:lang w:val="en-US"/>
        </w:rPr>
        <w:t xml:space="preserve">, </w:t>
      </w:r>
      <w:r w:rsidRPr="00B130D2">
        <w:rPr>
          <w:rFonts w:ascii="Times New Roman" w:hAnsi="Times New Roman" w:cs="Times New Roman"/>
          <w:i/>
          <w:iCs/>
          <w:lang w:val="en-US"/>
        </w:rPr>
        <w:t>386</w:t>
      </w:r>
      <w:r w:rsidRPr="00B130D2">
        <w:rPr>
          <w:rFonts w:ascii="Times New Roman" w:hAnsi="Times New Roman" w:cs="Times New Roman"/>
          <w:lang w:val="en-US"/>
        </w:rPr>
        <w:t>(6727), 1305–1311. https://doi.org/10.1126/science.adl5728</w:t>
      </w:r>
    </w:p>
    <w:p w14:paraId="1825C1C2"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Feng, D., Gleason, C. J., Lin, P., Yang, X., Pan, M., &amp; Ishitsuka, Y. (2021a). Recent changes to Arctic river discharge. </w:t>
      </w:r>
      <w:r w:rsidRPr="00B130D2">
        <w:rPr>
          <w:rFonts w:ascii="Times New Roman" w:hAnsi="Times New Roman" w:cs="Times New Roman"/>
          <w:i/>
          <w:iCs/>
          <w:lang w:val="en-US"/>
        </w:rPr>
        <w:t>Nature Communications</w:t>
      </w:r>
      <w:r w:rsidRPr="00B130D2">
        <w:rPr>
          <w:rFonts w:ascii="Times New Roman" w:hAnsi="Times New Roman" w:cs="Times New Roman"/>
          <w:lang w:val="en-US"/>
        </w:rPr>
        <w:t xml:space="preserve">, </w:t>
      </w:r>
      <w:r w:rsidRPr="00B130D2">
        <w:rPr>
          <w:rFonts w:ascii="Times New Roman" w:hAnsi="Times New Roman" w:cs="Times New Roman"/>
          <w:i/>
          <w:iCs/>
          <w:lang w:val="en-US"/>
        </w:rPr>
        <w:t>12</w:t>
      </w:r>
      <w:r w:rsidRPr="00B130D2">
        <w:rPr>
          <w:rFonts w:ascii="Times New Roman" w:hAnsi="Times New Roman" w:cs="Times New Roman"/>
          <w:lang w:val="en-US"/>
        </w:rPr>
        <w:t>(1), 6917. https://doi.org/10.1038/s41467-021-27228-1</w:t>
      </w:r>
    </w:p>
    <w:p w14:paraId="7B86F621"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Feng, D., Gleason, C. J., Lin, P., Yang, X., Pan, M., &amp; Ishitsuka, Y. (2021b). Recent changes to Arctic river discharge. </w:t>
      </w:r>
      <w:r w:rsidRPr="00B130D2">
        <w:rPr>
          <w:rFonts w:ascii="Times New Roman" w:hAnsi="Times New Roman" w:cs="Times New Roman"/>
          <w:i/>
          <w:iCs/>
          <w:lang w:val="en-US"/>
        </w:rPr>
        <w:t>Nature Communications</w:t>
      </w:r>
      <w:r w:rsidRPr="00B130D2">
        <w:rPr>
          <w:rFonts w:ascii="Times New Roman" w:hAnsi="Times New Roman" w:cs="Times New Roman"/>
          <w:lang w:val="en-US"/>
        </w:rPr>
        <w:t xml:space="preserve">, </w:t>
      </w:r>
      <w:r w:rsidRPr="00B130D2">
        <w:rPr>
          <w:rFonts w:ascii="Times New Roman" w:hAnsi="Times New Roman" w:cs="Times New Roman"/>
          <w:i/>
          <w:iCs/>
          <w:lang w:val="en-US"/>
        </w:rPr>
        <w:t>12</w:t>
      </w:r>
      <w:r w:rsidRPr="00B130D2">
        <w:rPr>
          <w:rFonts w:ascii="Times New Roman" w:hAnsi="Times New Roman" w:cs="Times New Roman"/>
          <w:lang w:val="en-US"/>
        </w:rPr>
        <w:t>(1). https://doi.org/10.1038/s41467-021-27228-1</w:t>
      </w:r>
    </w:p>
    <w:p w14:paraId="039D5B36"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Feng, D., Gleason, C. J., Yang, X., Allen, G. H., &amp; Pavelsky, T. M. (2022). How Have Global River Widths Changed Over Time? </w:t>
      </w:r>
      <w:r w:rsidRPr="00B130D2">
        <w:rPr>
          <w:rFonts w:ascii="Times New Roman" w:hAnsi="Times New Roman" w:cs="Times New Roman"/>
          <w:i/>
          <w:iCs/>
          <w:lang w:val="en-US"/>
        </w:rPr>
        <w:t>Water Resources Research</w:t>
      </w:r>
      <w:r w:rsidRPr="00B130D2">
        <w:rPr>
          <w:rFonts w:ascii="Times New Roman" w:hAnsi="Times New Roman" w:cs="Times New Roman"/>
          <w:lang w:val="en-US"/>
        </w:rPr>
        <w:t xml:space="preserve">, </w:t>
      </w:r>
      <w:r w:rsidRPr="00B130D2">
        <w:rPr>
          <w:rFonts w:ascii="Times New Roman" w:hAnsi="Times New Roman" w:cs="Times New Roman"/>
          <w:i/>
          <w:iCs/>
          <w:lang w:val="en-US"/>
        </w:rPr>
        <w:t>58</w:t>
      </w:r>
      <w:r w:rsidRPr="00B130D2">
        <w:rPr>
          <w:rFonts w:ascii="Times New Roman" w:hAnsi="Times New Roman" w:cs="Times New Roman"/>
          <w:lang w:val="en-US"/>
        </w:rPr>
        <w:t>(8). https://doi.org/10.1029/2021wr031712</w:t>
      </w:r>
    </w:p>
    <w:p w14:paraId="46C0C676" w14:textId="77777777" w:rsidR="00B130D2" w:rsidRPr="00B130D2" w:rsidRDefault="00B130D2" w:rsidP="00002D16">
      <w:pPr>
        <w:pStyle w:val="aff0"/>
        <w:ind w:left="480" w:hangingChars="200" w:hanging="480"/>
        <w:rPr>
          <w:rFonts w:ascii="Times New Roman" w:hAnsi="Times New Roman" w:cs="Times New Roman"/>
          <w:lang w:val="en-US"/>
        </w:rPr>
      </w:pPr>
      <w:r w:rsidRPr="00002D16">
        <w:rPr>
          <w:rFonts w:ascii="Times New Roman" w:hAnsi="Times New Roman" w:cs="Times New Roman"/>
          <w:lang w:val="de-DE"/>
        </w:rPr>
        <w:t xml:space="preserve">Hagemann, M. W., Gleason, C. J., &amp; Durand, M. T. (2017). </w:t>
      </w:r>
      <w:r w:rsidRPr="00B130D2">
        <w:rPr>
          <w:rFonts w:ascii="Times New Roman" w:hAnsi="Times New Roman" w:cs="Times New Roman"/>
          <w:lang w:val="en-US"/>
        </w:rPr>
        <w:t xml:space="preserve">BAM: Bayesian AMHG‐Manning Inference of Discharge Using Remotely Sensed Stream Width, Slope, and Height. </w:t>
      </w:r>
      <w:r w:rsidRPr="00B130D2">
        <w:rPr>
          <w:rFonts w:ascii="Times New Roman" w:hAnsi="Times New Roman" w:cs="Times New Roman"/>
          <w:i/>
          <w:iCs/>
          <w:lang w:val="en-US"/>
        </w:rPr>
        <w:t>Water Resources Research</w:t>
      </w:r>
      <w:r w:rsidRPr="00B130D2">
        <w:rPr>
          <w:rFonts w:ascii="Times New Roman" w:hAnsi="Times New Roman" w:cs="Times New Roman"/>
          <w:lang w:val="en-US"/>
        </w:rPr>
        <w:t xml:space="preserve">, </w:t>
      </w:r>
      <w:r w:rsidRPr="00B130D2">
        <w:rPr>
          <w:rFonts w:ascii="Times New Roman" w:hAnsi="Times New Roman" w:cs="Times New Roman"/>
          <w:i/>
          <w:iCs/>
          <w:lang w:val="en-US"/>
        </w:rPr>
        <w:t>53</w:t>
      </w:r>
      <w:r w:rsidRPr="00B130D2">
        <w:rPr>
          <w:rFonts w:ascii="Times New Roman" w:hAnsi="Times New Roman" w:cs="Times New Roman"/>
          <w:lang w:val="en-US"/>
        </w:rPr>
        <w:t>(11), 9692–9707. https://doi.org/10.1002/2017WR021626</w:t>
      </w:r>
    </w:p>
    <w:p w14:paraId="6C8A7E46"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Hall, J., Arheimer, B., Borga, M., Brázdil, R., Claps, P., Kiss, A., Kjeldsen, T. R., Kriaučiūnienė, J., Kundzewicz, Z. W., Lang, M., Llasat, M. C., Macdonald, N., McIntyre, N., Mediero, L., Merz, B., Merz, R., Molnar, P., Montanari, A., Neuhold, C., … Blöschl, G. (2014). Understanding flood regime changes in Europe: A state-of-the-art assessment. </w:t>
      </w:r>
      <w:r w:rsidRPr="00B130D2">
        <w:rPr>
          <w:rFonts w:ascii="Times New Roman" w:hAnsi="Times New Roman" w:cs="Times New Roman"/>
          <w:i/>
          <w:iCs/>
          <w:lang w:val="en-US"/>
        </w:rPr>
        <w:t>Hydrology and Earth System Sciences</w:t>
      </w:r>
      <w:r w:rsidRPr="00B130D2">
        <w:rPr>
          <w:rFonts w:ascii="Times New Roman" w:hAnsi="Times New Roman" w:cs="Times New Roman"/>
          <w:lang w:val="en-US"/>
        </w:rPr>
        <w:t xml:space="preserve">, </w:t>
      </w:r>
      <w:r w:rsidRPr="00B130D2">
        <w:rPr>
          <w:rFonts w:ascii="Times New Roman" w:hAnsi="Times New Roman" w:cs="Times New Roman"/>
          <w:i/>
          <w:iCs/>
          <w:lang w:val="en-US"/>
        </w:rPr>
        <w:t>18</w:t>
      </w:r>
      <w:r w:rsidRPr="00B130D2">
        <w:rPr>
          <w:rFonts w:ascii="Times New Roman" w:hAnsi="Times New Roman" w:cs="Times New Roman"/>
          <w:lang w:val="en-US"/>
        </w:rPr>
        <w:t>(7), 2735–2772. https://doi.org/10.5194/hess-18-2735-2014</w:t>
      </w:r>
    </w:p>
    <w:p w14:paraId="181B225E"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Hou, Y., Chen, Y., Li, Z., &amp; Wang, Y. (2023). Changes in Land Use Pattern and Structure under the Rapid Urbanization of the Tarim River Basin. </w:t>
      </w:r>
      <w:r w:rsidRPr="00B130D2">
        <w:rPr>
          <w:rFonts w:ascii="Times New Roman" w:hAnsi="Times New Roman" w:cs="Times New Roman"/>
          <w:i/>
          <w:iCs/>
          <w:lang w:val="en-US"/>
        </w:rPr>
        <w:t>Land</w:t>
      </w:r>
      <w:r w:rsidRPr="00B130D2">
        <w:rPr>
          <w:rFonts w:ascii="Times New Roman" w:hAnsi="Times New Roman" w:cs="Times New Roman"/>
          <w:lang w:val="en-US"/>
        </w:rPr>
        <w:t xml:space="preserve">, </w:t>
      </w:r>
      <w:r w:rsidRPr="00B130D2">
        <w:rPr>
          <w:rFonts w:ascii="Times New Roman" w:hAnsi="Times New Roman" w:cs="Times New Roman"/>
          <w:i/>
          <w:iCs/>
          <w:lang w:val="en-US"/>
        </w:rPr>
        <w:t>12</w:t>
      </w:r>
      <w:r w:rsidRPr="00B130D2">
        <w:rPr>
          <w:rFonts w:ascii="Times New Roman" w:hAnsi="Times New Roman" w:cs="Times New Roman"/>
          <w:lang w:val="en-US"/>
        </w:rPr>
        <w:t>(3), 693. https://doi.org/10.3390/land12030693</w:t>
      </w:r>
    </w:p>
    <w:p w14:paraId="64022904"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Huss, M., Bookhagen, B., Huggel, C., Jacobsen, D., Bradley, R. S., Clague, J. J., Vuille, M., Buytaert, W., Cayan, D. R., Greenwood, G., Mark, B. G., Milner, A. M., Weingartner, R., &amp; Winder, M. (2017). Toward mountains without permanent snow and ice. </w:t>
      </w:r>
      <w:r w:rsidRPr="00B130D2">
        <w:rPr>
          <w:rFonts w:ascii="Times New Roman" w:hAnsi="Times New Roman" w:cs="Times New Roman"/>
          <w:i/>
          <w:iCs/>
          <w:lang w:val="en-US"/>
        </w:rPr>
        <w:t>Earth’s Future</w:t>
      </w:r>
      <w:r w:rsidRPr="00B130D2">
        <w:rPr>
          <w:rFonts w:ascii="Times New Roman" w:hAnsi="Times New Roman" w:cs="Times New Roman"/>
          <w:lang w:val="en-US"/>
        </w:rPr>
        <w:t xml:space="preserve">, </w:t>
      </w:r>
      <w:r w:rsidRPr="00B130D2">
        <w:rPr>
          <w:rFonts w:ascii="Times New Roman" w:hAnsi="Times New Roman" w:cs="Times New Roman"/>
          <w:i/>
          <w:iCs/>
          <w:lang w:val="en-US"/>
        </w:rPr>
        <w:t>5</w:t>
      </w:r>
      <w:r w:rsidRPr="00B130D2">
        <w:rPr>
          <w:rFonts w:ascii="Times New Roman" w:hAnsi="Times New Roman" w:cs="Times New Roman"/>
          <w:lang w:val="en-US"/>
        </w:rPr>
        <w:t>(5), 418–435. https://doi.org/10.1002/2016EF000514</w:t>
      </w:r>
    </w:p>
    <w:p w14:paraId="41EC797C"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lastRenderedPageBreak/>
        <w:t xml:space="preserve">Kratzert, F., Nearing, G., Addor, N., Erickson, T., Gauch, M., Gilon, O., Gudmundsson, L., Hassidim, A., Klotz, D., Nevo, S., Shalev, G., &amp; Matias, Y. (2023). Caravan—A global community dataset for large-sample hydrology. </w:t>
      </w:r>
      <w:r w:rsidRPr="00B130D2">
        <w:rPr>
          <w:rFonts w:ascii="Times New Roman" w:hAnsi="Times New Roman" w:cs="Times New Roman"/>
          <w:i/>
          <w:iCs/>
          <w:lang w:val="en-US"/>
        </w:rPr>
        <w:t>Scientific Data</w:t>
      </w:r>
      <w:r w:rsidRPr="00B130D2">
        <w:rPr>
          <w:rFonts w:ascii="Times New Roman" w:hAnsi="Times New Roman" w:cs="Times New Roman"/>
          <w:lang w:val="en-US"/>
        </w:rPr>
        <w:t xml:space="preserve">, </w:t>
      </w:r>
      <w:r w:rsidRPr="00B130D2">
        <w:rPr>
          <w:rFonts w:ascii="Times New Roman" w:hAnsi="Times New Roman" w:cs="Times New Roman"/>
          <w:i/>
          <w:iCs/>
          <w:lang w:val="en-US"/>
        </w:rPr>
        <w:t>10</w:t>
      </w:r>
      <w:r w:rsidRPr="00B130D2">
        <w:rPr>
          <w:rFonts w:ascii="Times New Roman" w:hAnsi="Times New Roman" w:cs="Times New Roman"/>
          <w:lang w:val="en-US"/>
        </w:rPr>
        <w:t>(1), 61. https://doi.org/10.1038/s41597-023-01975-w</w:t>
      </w:r>
    </w:p>
    <w:p w14:paraId="27FD6DA1"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Li, Xuecao, Gong, P., Zhou, Y., Wang, J., Bai, Y., Chen, B., Hu, T., Xiao, Y., Xu, B., Yang, J., Liu, X., Cai, W., Huang, H., Wu, T., Wang, X., Lin, P., Li, Xun, Chen, J., He, C., … Zhu, Zhiliang. (2020). Mapping global urban boundaries from the global artificial impervious area (GAIA) data. </w:t>
      </w:r>
      <w:r w:rsidRPr="00B130D2">
        <w:rPr>
          <w:rFonts w:ascii="Times New Roman" w:hAnsi="Times New Roman" w:cs="Times New Roman"/>
          <w:i/>
          <w:iCs/>
          <w:lang w:val="en-US"/>
        </w:rPr>
        <w:t>Environmental Research Letters</w:t>
      </w:r>
      <w:r w:rsidRPr="00B130D2">
        <w:rPr>
          <w:rFonts w:ascii="Times New Roman" w:hAnsi="Times New Roman" w:cs="Times New Roman"/>
          <w:lang w:val="en-US"/>
        </w:rPr>
        <w:t xml:space="preserve">, </w:t>
      </w:r>
      <w:r w:rsidRPr="00B130D2">
        <w:rPr>
          <w:rFonts w:ascii="Times New Roman" w:hAnsi="Times New Roman" w:cs="Times New Roman"/>
          <w:i/>
          <w:iCs/>
          <w:lang w:val="en-US"/>
        </w:rPr>
        <w:t>15</w:t>
      </w:r>
      <w:r w:rsidRPr="00B130D2">
        <w:rPr>
          <w:rFonts w:ascii="Times New Roman" w:hAnsi="Times New Roman" w:cs="Times New Roman"/>
          <w:lang w:val="en-US"/>
        </w:rPr>
        <w:t>(9), 094044. https://doi.org/10.1088/1748-9326/ab9be3</w:t>
      </w:r>
    </w:p>
    <w:p w14:paraId="40637C53"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Lin, P., Pan, M., Allen, G. H., De Frasson, R. P., Zeng, Z., Yamazaki, D., &amp; Wood, E. F. (2020). Global Estimates of Reach‐Level Bankfull River Width Leveraging Big Data Geospatial Analysis. </w:t>
      </w:r>
      <w:r w:rsidRPr="00B130D2">
        <w:rPr>
          <w:rFonts w:ascii="Times New Roman" w:hAnsi="Times New Roman" w:cs="Times New Roman"/>
          <w:i/>
          <w:iCs/>
          <w:lang w:val="en-US"/>
        </w:rPr>
        <w:t>Geophysical Research Letters</w:t>
      </w:r>
      <w:r w:rsidRPr="00B130D2">
        <w:rPr>
          <w:rFonts w:ascii="Times New Roman" w:hAnsi="Times New Roman" w:cs="Times New Roman"/>
          <w:lang w:val="en-US"/>
        </w:rPr>
        <w:t xml:space="preserve">, </w:t>
      </w:r>
      <w:r w:rsidRPr="00B130D2">
        <w:rPr>
          <w:rFonts w:ascii="Times New Roman" w:hAnsi="Times New Roman" w:cs="Times New Roman"/>
          <w:i/>
          <w:iCs/>
          <w:lang w:val="en-US"/>
        </w:rPr>
        <w:t>47</w:t>
      </w:r>
      <w:r w:rsidRPr="00B130D2">
        <w:rPr>
          <w:rFonts w:ascii="Times New Roman" w:hAnsi="Times New Roman" w:cs="Times New Roman"/>
          <w:lang w:val="en-US"/>
        </w:rPr>
        <w:t>(7). https://doi.org/10.1029/2019gl086405</w:t>
      </w:r>
    </w:p>
    <w:p w14:paraId="43A556E4"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Lin, P., Pan, M., Beck, H. E., Yang, Y., Yamazaki, D., Frasson, R., David, C. H., Durand, M., Pavelsky, T. M., Allen, G. H., Gleason, C. J., &amp; Wood, E. F. (2019). Global Reconstruction of Naturalized River Flows at 2.94 Million Reaches. </w:t>
      </w:r>
      <w:r w:rsidRPr="00B130D2">
        <w:rPr>
          <w:rFonts w:ascii="Times New Roman" w:hAnsi="Times New Roman" w:cs="Times New Roman"/>
          <w:i/>
          <w:iCs/>
          <w:lang w:val="en-US"/>
        </w:rPr>
        <w:t>Water Resources Research</w:t>
      </w:r>
      <w:r w:rsidRPr="00B130D2">
        <w:rPr>
          <w:rFonts w:ascii="Times New Roman" w:hAnsi="Times New Roman" w:cs="Times New Roman"/>
          <w:lang w:val="en-US"/>
        </w:rPr>
        <w:t xml:space="preserve">, </w:t>
      </w:r>
      <w:r w:rsidRPr="00B130D2">
        <w:rPr>
          <w:rFonts w:ascii="Times New Roman" w:hAnsi="Times New Roman" w:cs="Times New Roman"/>
          <w:i/>
          <w:iCs/>
          <w:lang w:val="en-US"/>
        </w:rPr>
        <w:t>55</w:t>
      </w:r>
      <w:r w:rsidRPr="00B130D2">
        <w:rPr>
          <w:rFonts w:ascii="Times New Roman" w:hAnsi="Times New Roman" w:cs="Times New Roman"/>
          <w:lang w:val="en-US"/>
        </w:rPr>
        <w:t>(8), 6499–6516. https://doi.org/10.1029/2019WR025287</w:t>
      </w:r>
    </w:p>
    <w:p w14:paraId="39034165"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Lin, P., Pan, M., Wood, E. F., Yamazaki, D., &amp; Allen, G. H. (2021). A new vector-based global river network dataset accounting for variable drainage density. </w:t>
      </w:r>
      <w:r w:rsidRPr="00B130D2">
        <w:rPr>
          <w:rFonts w:ascii="Times New Roman" w:hAnsi="Times New Roman" w:cs="Times New Roman"/>
          <w:i/>
          <w:iCs/>
          <w:lang w:val="en-US"/>
        </w:rPr>
        <w:t>Scientific Data</w:t>
      </w:r>
      <w:r w:rsidRPr="00B130D2">
        <w:rPr>
          <w:rFonts w:ascii="Times New Roman" w:hAnsi="Times New Roman" w:cs="Times New Roman"/>
          <w:lang w:val="en-US"/>
        </w:rPr>
        <w:t xml:space="preserve">, </w:t>
      </w:r>
      <w:r w:rsidRPr="00B130D2">
        <w:rPr>
          <w:rFonts w:ascii="Times New Roman" w:hAnsi="Times New Roman" w:cs="Times New Roman"/>
          <w:i/>
          <w:iCs/>
          <w:lang w:val="en-US"/>
        </w:rPr>
        <w:t>8</w:t>
      </w:r>
      <w:r w:rsidRPr="00B130D2">
        <w:rPr>
          <w:rFonts w:ascii="Times New Roman" w:hAnsi="Times New Roman" w:cs="Times New Roman"/>
          <w:lang w:val="en-US"/>
        </w:rPr>
        <w:t>(1), 28. https://doi.org/10.1038/s41597-021-00819-9</w:t>
      </w:r>
    </w:p>
    <w:p w14:paraId="4CF08DFE"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Messager, M. L., Lehner, B., Grill, G., Nedeva, I., &amp; Schmitt, O. (2016). Estimating the volume and age of water stored in global lakes using a geo-statistical approach. </w:t>
      </w:r>
      <w:r w:rsidRPr="00B130D2">
        <w:rPr>
          <w:rFonts w:ascii="Times New Roman" w:hAnsi="Times New Roman" w:cs="Times New Roman"/>
          <w:i/>
          <w:iCs/>
          <w:lang w:val="en-US"/>
        </w:rPr>
        <w:t>Nature Communications</w:t>
      </w:r>
      <w:r w:rsidRPr="00B130D2">
        <w:rPr>
          <w:rFonts w:ascii="Times New Roman" w:hAnsi="Times New Roman" w:cs="Times New Roman"/>
          <w:lang w:val="en-US"/>
        </w:rPr>
        <w:t xml:space="preserve">, </w:t>
      </w:r>
      <w:r w:rsidRPr="00B130D2">
        <w:rPr>
          <w:rFonts w:ascii="Times New Roman" w:hAnsi="Times New Roman" w:cs="Times New Roman"/>
          <w:i/>
          <w:iCs/>
          <w:lang w:val="en-US"/>
        </w:rPr>
        <w:t>7</w:t>
      </w:r>
      <w:r w:rsidRPr="00B130D2">
        <w:rPr>
          <w:rFonts w:ascii="Times New Roman" w:hAnsi="Times New Roman" w:cs="Times New Roman"/>
          <w:lang w:val="en-US"/>
        </w:rPr>
        <w:t>(1). https://doi.org/10.1038/ncomms13603</w:t>
      </w:r>
    </w:p>
    <w:p w14:paraId="43841BFF"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Messina, J. P., Shortridge, A. M., Groop, R. E., Varnakovida, P., &amp; Finn, M. J. (2006). Evaluating Michigan’s community hospital access: Spatial methods for decision support. </w:t>
      </w:r>
      <w:r w:rsidRPr="00B130D2">
        <w:rPr>
          <w:rFonts w:ascii="Times New Roman" w:hAnsi="Times New Roman" w:cs="Times New Roman"/>
          <w:i/>
          <w:iCs/>
          <w:lang w:val="en-US"/>
        </w:rPr>
        <w:t>International Journal of Health Geographics</w:t>
      </w:r>
      <w:r w:rsidRPr="00B130D2">
        <w:rPr>
          <w:rFonts w:ascii="Times New Roman" w:hAnsi="Times New Roman" w:cs="Times New Roman"/>
          <w:lang w:val="en-US"/>
        </w:rPr>
        <w:t xml:space="preserve">, </w:t>
      </w:r>
      <w:r w:rsidRPr="00B130D2">
        <w:rPr>
          <w:rFonts w:ascii="Times New Roman" w:hAnsi="Times New Roman" w:cs="Times New Roman"/>
          <w:i/>
          <w:iCs/>
          <w:lang w:val="en-US"/>
        </w:rPr>
        <w:t>5</w:t>
      </w:r>
      <w:r w:rsidRPr="00B130D2">
        <w:rPr>
          <w:rFonts w:ascii="Times New Roman" w:hAnsi="Times New Roman" w:cs="Times New Roman"/>
          <w:lang w:val="en-US"/>
        </w:rPr>
        <w:t>(1), 42. https://doi.org/10.1186/1476-072X-5-42</w:t>
      </w:r>
    </w:p>
    <w:p w14:paraId="3E32CD7E"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National Weather Service. (2005). </w:t>
      </w:r>
      <w:r w:rsidRPr="00B130D2">
        <w:rPr>
          <w:rFonts w:ascii="Times New Roman" w:hAnsi="Times New Roman" w:cs="Times New Roman"/>
          <w:i/>
          <w:iCs/>
          <w:lang w:val="en-US"/>
        </w:rPr>
        <w:t>Unit Hydrograph Technical Manual—NOHRSC - The ultimate source for snow information</w:t>
      </w:r>
      <w:r w:rsidRPr="00B130D2">
        <w:rPr>
          <w:rFonts w:ascii="Times New Roman" w:hAnsi="Times New Roman" w:cs="Times New Roman"/>
          <w:lang w:val="en-US"/>
        </w:rPr>
        <w:t>. NOAA’s National Weather Service. https://www.nohrsc.noaa.gov/technology/gis/uhg_manual.html</w:t>
      </w:r>
    </w:p>
    <w:p w14:paraId="3E023C08"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Pfafstetter, O. (1989). </w:t>
      </w:r>
      <w:r w:rsidRPr="00B130D2">
        <w:rPr>
          <w:rFonts w:ascii="Times New Roman" w:hAnsi="Times New Roman" w:cs="Times New Roman"/>
          <w:i/>
          <w:iCs/>
          <w:lang w:val="en-US"/>
        </w:rPr>
        <w:t>Classification of Hydrographic Basins: Coding Methodology</w:t>
      </w:r>
      <w:r w:rsidRPr="00B130D2">
        <w:rPr>
          <w:rFonts w:ascii="Times New Roman" w:hAnsi="Times New Roman" w:cs="Times New Roman"/>
          <w:lang w:val="en-US"/>
        </w:rPr>
        <w:t>. Departamento Nacional de Obras de Saneamento (DNOS).</w:t>
      </w:r>
    </w:p>
    <w:p w14:paraId="76C5CFE7"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Rocher-Ros, G., Stanley, E. H., Loken, L. C., Casson, N. J., Raymond, P. A., Liu, S., Amatulli, G., &amp; Sponseller, R. A. (2023). Global methane emissions from rivers and streams. </w:t>
      </w:r>
      <w:r w:rsidRPr="00B130D2">
        <w:rPr>
          <w:rFonts w:ascii="Times New Roman" w:hAnsi="Times New Roman" w:cs="Times New Roman"/>
          <w:i/>
          <w:iCs/>
          <w:lang w:val="en-US"/>
        </w:rPr>
        <w:t>Nature</w:t>
      </w:r>
      <w:r w:rsidRPr="00B130D2">
        <w:rPr>
          <w:rFonts w:ascii="Times New Roman" w:hAnsi="Times New Roman" w:cs="Times New Roman"/>
          <w:lang w:val="en-US"/>
        </w:rPr>
        <w:t xml:space="preserve">, </w:t>
      </w:r>
      <w:r w:rsidRPr="00B130D2">
        <w:rPr>
          <w:rFonts w:ascii="Times New Roman" w:hAnsi="Times New Roman" w:cs="Times New Roman"/>
          <w:i/>
          <w:iCs/>
          <w:lang w:val="en-US"/>
        </w:rPr>
        <w:t>621</w:t>
      </w:r>
      <w:r w:rsidRPr="00B130D2">
        <w:rPr>
          <w:rFonts w:ascii="Times New Roman" w:hAnsi="Times New Roman" w:cs="Times New Roman"/>
          <w:lang w:val="en-US"/>
        </w:rPr>
        <w:t>(7979), 530–535. https://doi.org/10.1038/s41586-023-06344-6</w:t>
      </w:r>
    </w:p>
    <w:p w14:paraId="1DC5B852"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Thenkabail, P. S., Biradar, C. M., Noojipady, P., Dheeravath, V., Li, Y. J., Velpuri, M., Reddy, G. P. O., Cai, X., Gumma, M. K., Turral, H., Vithanage, J., Schull, M., &amp; Dutta, R. (2008). </w:t>
      </w:r>
      <w:r w:rsidRPr="00B130D2">
        <w:rPr>
          <w:rFonts w:ascii="Times New Roman" w:hAnsi="Times New Roman" w:cs="Times New Roman"/>
          <w:i/>
          <w:iCs/>
          <w:lang w:val="en-US"/>
        </w:rPr>
        <w:t xml:space="preserve">A </w:t>
      </w:r>
      <w:r w:rsidRPr="00B130D2">
        <w:rPr>
          <w:rFonts w:ascii="Times New Roman" w:hAnsi="Times New Roman" w:cs="Times New Roman"/>
          <w:i/>
          <w:iCs/>
          <w:lang w:val="en-US"/>
        </w:rPr>
        <w:lastRenderedPageBreak/>
        <w:t>Global Irrigated Area Map (GIAM) using remote sensing at the end of the last millennium</w:t>
      </w:r>
      <w:r w:rsidRPr="00B130D2">
        <w:rPr>
          <w:rFonts w:ascii="Times New Roman" w:hAnsi="Times New Roman" w:cs="Times New Roman"/>
          <w:lang w:val="en-US"/>
        </w:rPr>
        <w:t>. International Water Management Institute (IWMI). https://doi.org/10.5337/2011.0024</w:t>
      </w:r>
    </w:p>
    <w:p w14:paraId="453CEEBE"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Thurman, H. R., Allen, G. H., Williams, B. A., Cerbelaud, A., &amp; David, C. H. (2025). SWOT Captures Hydrologic Waves Traveling Down Rivers. </w:t>
      </w:r>
      <w:r w:rsidRPr="00B130D2">
        <w:rPr>
          <w:rFonts w:ascii="Times New Roman" w:hAnsi="Times New Roman" w:cs="Times New Roman"/>
          <w:i/>
          <w:iCs/>
          <w:lang w:val="en-US"/>
        </w:rPr>
        <w:t>Geophysical Research Letters</w:t>
      </w:r>
      <w:r w:rsidRPr="00B130D2">
        <w:rPr>
          <w:rFonts w:ascii="Times New Roman" w:hAnsi="Times New Roman" w:cs="Times New Roman"/>
          <w:lang w:val="en-US"/>
        </w:rPr>
        <w:t xml:space="preserve">, </w:t>
      </w:r>
      <w:r w:rsidRPr="00B130D2">
        <w:rPr>
          <w:rFonts w:ascii="Times New Roman" w:hAnsi="Times New Roman" w:cs="Times New Roman"/>
          <w:i/>
          <w:iCs/>
          <w:lang w:val="en-US"/>
        </w:rPr>
        <w:t>52</w:t>
      </w:r>
      <w:r w:rsidRPr="00B130D2">
        <w:rPr>
          <w:rFonts w:ascii="Times New Roman" w:hAnsi="Times New Roman" w:cs="Times New Roman"/>
          <w:lang w:val="en-US"/>
        </w:rPr>
        <w:t>(10), e2024GL113875. https://doi.org/10.1029/2024GL113875</w:t>
      </w:r>
    </w:p>
    <w:p w14:paraId="4D9FB767"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Wang, &amp; Ding, Q. (2006). Changes in global monsoon precipitation over the past 56 years. </w:t>
      </w:r>
      <w:r w:rsidRPr="00B130D2">
        <w:rPr>
          <w:rFonts w:ascii="Times New Roman" w:hAnsi="Times New Roman" w:cs="Times New Roman"/>
          <w:i/>
          <w:iCs/>
          <w:lang w:val="en-US"/>
        </w:rPr>
        <w:t>Geophysical Research Letters</w:t>
      </w:r>
      <w:r w:rsidRPr="00B130D2">
        <w:rPr>
          <w:rFonts w:ascii="Times New Roman" w:hAnsi="Times New Roman" w:cs="Times New Roman"/>
          <w:lang w:val="en-US"/>
        </w:rPr>
        <w:t xml:space="preserve">, </w:t>
      </w:r>
      <w:r w:rsidRPr="00B130D2">
        <w:rPr>
          <w:rFonts w:ascii="Times New Roman" w:hAnsi="Times New Roman" w:cs="Times New Roman"/>
          <w:i/>
          <w:iCs/>
          <w:lang w:val="en-US"/>
        </w:rPr>
        <w:t>33</w:t>
      </w:r>
      <w:r w:rsidRPr="00B130D2">
        <w:rPr>
          <w:rFonts w:ascii="Times New Roman" w:hAnsi="Times New Roman" w:cs="Times New Roman"/>
          <w:lang w:val="en-US"/>
        </w:rPr>
        <w:t>(6). https://doi.org/10.1029/2005gl025347</w:t>
      </w:r>
    </w:p>
    <w:p w14:paraId="034BD618"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Wang, Walter, B. A., Yao, F., Song, C., Ding, M., Maroof, A. S., Zhu, J., Fan, C., McAlister, J. M., Sikder, S., Sheng, Y., Allen, G. H., Crétaux, J.-F., &amp; Wada, Y. (2022). GeoDAR: Georeferenced global dams and reservoirs dataset for bridging attributes and geolocations. </w:t>
      </w:r>
      <w:r w:rsidRPr="00B130D2">
        <w:rPr>
          <w:rFonts w:ascii="Times New Roman" w:hAnsi="Times New Roman" w:cs="Times New Roman"/>
          <w:i/>
          <w:iCs/>
          <w:lang w:val="en-US"/>
        </w:rPr>
        <w:t>Earth System Science Data</w:t>
      </w:r>
      <w:r w:rsidRPr="00B130D2">
        <w:rPr>
          <w:rFonts w:ascii="Times New Roman" w:hAnsi="Times New Roman" w:cs="Times New Roman"/>
          <w:lang w:val="en-US"/>
        </w:rPr>
        <w:t xml:space="preserve">, </w:t>
      </w:r>
      <w:r w:rsidRPr="00B130D2">
        <w:rPr>
          <w:rFonts w:ascii="Times New Roman" w:hAnsi="Times New Roman" w:cs="Times New Roman"/>
          <w:i/>
          <w:iCs/>
          <w:lang w:val="en-US"/>
        </w:rPr>
        <w:t>14</w:t>
      </w:r>
      <w:r w:rsidRPr="00B130D2">
        <w:rPr>
          <w:rFonts w:ascii="Times New Roman" w:hAnsi="Times New Roman" w:cs="Times New Roman"/>
          <w:lang w:val="en-US"/>
        </w:rPr>
        <w:t>(4), 1869–1899. https://doi.org/10.5194/essd-14-1869-2022</w:t>
      </w:r>
    </w:p>
    <w:p w14:paraId="0F610ADF"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Wang, Y., Bai, H., Yang, X., Wen, Z., Zhang, Y., &amp; Li, B. (2024). </w:t>
      </w:r>
      <w:r w:rsidRPr="00B130D2">
        <w:rPr>
          <w:rFonts w:ascii="Times New Roman" w:hAnsi="Times New Roman" w:cs="Times New Roman"/>
          <w:i/>
          <w:iCs/>
          <w:lang w:val="en-US"/>
        </w:rPr>
        <w:t>Detecting Spatiotemporal Shifts in Precipitation Core Regions Using a Centroid-Based Identification Method and Its Application in China</w:t>
      </w:r>
      <w:r w:rsidRPr="00B130D2">
        <w:rPr>
          <w:rFonts w:ascii="Times New Roman" w:hAnsi="Times New Roman" w:cs="Times New Roman"/>
          <w:lang w:val="en-US"/>
        </w:rPr>
        <w:t>. In Review. https://doi.org/10.21203/rs.3.rs-4924856/v1</w:t>
      </w:r>
    </w:p>
    <w:p w14:paraId="18EAD0AD"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Wang, Z., Zhang, R., &amp; Zhang, Y. (2023). Temporal and Spatial Variation Characteristics and Impact Analysis of Evapotranspiration and Its Components in Poyang Lake Basin Based on SWH Dual-Source Model. </w:t>
      </w:r>
      <w:r w:rsidRPr="00B130D2">
        <w:rPr>
          <w:rFonts w:ascii="Times New Roman" w:hAnsi="Times New Roman" w:cs="Times New Roman"/>
          <w:i/>
          <w:iCs/>
          <w:lang w:val="en-US"/>
        </w:rPr>
        <w:t>China Rural Water and Hydropower</w:t>
      </w:r>
      <w:r w:rsidRPr="00B130D2">
        <w:rPr>
          <w:rFonts w:ascii="Times New Roman" w:hAnsi="Times New Roman" w:cs="Times New Roman"/>
          <w:lang w:val="en-US"/>
        </w:rPr>
        <w:t>, (11), 52–63. https://doi.org/10.12396/znsd.222412</w:t>
      </w:r>
    </w:p>
    <w:p w14:paraId="03544828"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Wang, Zhang, E., &amp; Chen, G. (2023). Spatiotemporal Variation and Influencing Factors of Grain Yield in Major Grain-Producing Counties: A Comparative Study of Two Provinces from China. </w:t>
      </w:r>
      <w:r w:rsidRPr="00B130D2">
        <w:rPr>
          <w:rFonts w:ascii="Times New Roman" w:hAnsi="Times New Roman" w:cs="Times New Roman"/>
          <w:i/>
          <w:iCs/>
          <w:lang w:val="en-US"/>
        </w:rPr>
        <w:t>Land</w:t>
      </w:r>
      <w:r w:rsidRPr="00B130D2">
        <w:rPr>
          <w:rFonts w:ascii="Times New Roman" w:hAnsi="Times New Roman" w:cs="Times New Roman"/>
          <w:lang w:val="en-US"/>
        </w:rPr>
        <w:t xml:space="preserve">, </w:t>
      </w:r>
      <w:r w:rsidRPr="00B130D2">
        <w:rPr>
          <w:rFonts w:ascii="Times New Roman" w:hAnsi="Times New Roman" w:cs="Times New Roman"/>
          <w:i/>
          <w:iCs/>
          <w:lang w:val="en-US"/>
        </w:rPr>
        <w:t>12</w:t>
      </w:r>
      <w:r w:rsidRPr="00B130D2">
        <w:rPr>
          <w:rFonts w:ascii="Times New Roman" w:hAnsi="Times New Roman" w:cs="Times New Roman"/>
          <w:lang w:val="en-US"/>
        </w:rPr>
        <w:t>(9), 1810. https://doi.org/10.3390/land12091810</w:t>
      </w:r>
    </w:p>
    <w:p w14:paraId="5360C8B3"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Whitfield, P. H. (2013). Is ‘Centre of Volume’ a robust indicator of changes in snowmelt timing? </w:t>
      </w:r>
      <w:r w:rsidRPr="00B130D2">
        <w:rPr>
          <w:rFonts w:ascii="Times New Roman" w:hAnsi="Times New Roman" w:cs="Times New Roman"/>
          <w:i/>
          <w:iCs/>
          <w:lang w:val="en-US"/>
        </w:rPr>
        <w:t>Hydrological Processes</w:t>
      </w:r>
      <w:r w:rsidRPr="00B130D2">
        <w:rPr>
          <w:rFonts w:ascii="Times New Roman" w:hAnsi="Times New Roman" w:cs="Times New Roman"/>
          <w:lang w:val="en-US"/>
        </w:rPr>
        <w:t xml:space="preserve">, </w:t>
      </w:r>
      <w:r w:rsidRPr="00B130D2">
        <w:rPr>
          <w:rFonts w:ascii="Times New Roman" w:hAnsi="Times New Roman" w:cs="Times New Roman"/>
          <w:i/>
          <w:iCs/>
          <w:lang w:val="en-US"/>
        </w:rPr>
        <w:t>27</w:t>
      </w:r>
      <w:r w:rsidRPr="00B130D2">
        <w:rPr>
          <w:rFonts w:ascii="Times New Roman" w:hAnsi="Times New Roman" w:cs="Times New Roman"/>
          <w:lang w:val="en-US"/>
        </w:rPr>
        <w:t>(18), 2691–2698. https://doi.org/10.1002/hyp.9817</w:t>
      </w:r>
    </w:p>
    <w:p w14:paraId="43004E46"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Yang, Y., Feng, D., Beck, H. E., Hu, W., Abbas, A., Sengupta, A., Delle Monache, L., Hartman, R., Lin, P., Shen, C., &amp; Pan, M. (2025). Global Daily Discharge Estimation Based on Grid Long Short‐Term Memory (LSTM) Model and River Routing. </w:t>
      </w:r>
      <w:r w:rsidRPr="00B130D2">
        <w:rPr>
          <w:rFonts w:ascii="Times New Roman" w:hAnsi="Times New Roman" w:cs="Times New Roman"/>
          <w:i/>
          <w:iCs/>
          <w:lang w:val="en-US"/>
        </w:rPr>
        <w:t>Water Resources Research</w:t>
      </w:r>
      <w:r w:rsidRPr="00B130D2">
        <w:rPr>
          <w:rFonts w:ascii="Times New Roman" w:hAnsi="Times New Roman" w:cs="Times New Roman"/>
          <w:lang w:val="en-US"/>
        </w:rPr>
        <w:t xml:space="preserve">, </w:t>
      </w:r>
      <w:r w:rsidRPr="00B130D2">
        <w:rPr>
          <w:rFonts w:ascii="Times New Roman" w:hAnsi="Times New Roman" w:cs="Times New Roman"/>
          <w:i/>
          <w:iCs/>
          <w:lang w:val="en-US"/>
        </w:rPr>
        <w:t>61</w:t>
      </w:r>
      <w:r w:rsidRPr="00B130D2">
        <w:rPr>
          <w:rFonts w:ascii="Times New Roman" w:hAnsi="Times New Roman" w:cs="Times New Roman"/>
          <w:lang w:val="en-US"/>
        </w:rPr>
        <w:t>(6), e2024WR039764. https://doi.org/10.1029/2024WR039764</w:t>
      </w:r>
    </w:p>
    <w:p w14:paraId="7DC7BCB3"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Yang, Y., Pan, M., Lin, P., Beck, H. E., Zeng, Z., Yamazaki, D., David, C. H., Lu, H., Yang, K., Hong, Y., &amp; Wood, E. F. (2021). Global Reach-Level 3-Hourly River Flood Reanalysis (1980–2019). </w:t>
      </w:r>
      <w:r w:rsidRPr="00B130D2">
        <w:rPr>
          <w:rFonts w:ascii="Times New Roman" w:hAnsi="Times New Roman" w:cs="Times New Roman"/>
          <w:i/>
          <w:iCs/>
          <w:lang w:val="en-US"/>
        </w:rPr>
        <w:t>Bulletin of the American Meteorological Society</w:t>
      </w:r>
      <w:r w:rsidRPr="00B130D2">
        <w:rPr>
          <w:rFonts w:ascii="Times New Roman" w:hAnsi="Times New Roman" w:cs="Times New Roman"/>
          <w:lang w:val="en-US"/>
        </w:rPr>
        <w:t xml:space="preserve">, </w:t>
      </w:r>
      <w:r w:rsidRPr="00B130D2">
        <w:rPr>
          <w:rFonts w:ascii="Times New Roman" w:hAnsi="Times New Roman" w:cs="Times New Roman"/>
          <w:i/>
          <w:iCs/>
          <w:lang w:val="en-US"/>
        </w:rPr>
        <w:t>102</w:t>
      </w:r>
      <w:r w:rsidRPr="00B130D2">
        <w:rPr>
          <w:rFonts w:ascii="Times New Roman" w:hAnsi="Times New Roman" w:cs="Times New Roman"/>
          <w:lang w:val="en-US"/>
        </w:rPr>
        <w:t>(11), E2086–E2105. https://doi.org/10.1175/BAMS-D-20-0057.1</w:t>
      </w:r>
    </w:p>
    <w:p w14:paraId="729F2718"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Yao, F., Livneh, B., Rajagopalan, B., Wang, J., Crétaux, J.-F., Wada, Y., &amp; Berge-Nguyen, M. (2023). Satellites reveal widespread decline in global lake water storage. </w:t>
      </w:r>
      <w:r w:rsidRPr="00B130D2">
        <w:rPr>
          <w:rFonts w:ascii="Times New Roman" w:hAnsi="Times New Roman" w:cs="Times New Roman"/>
          <w:i/>
          <w:iCs/>
          <w:lang w:val="en-US"/>
        </w:rPr>
        <w:t>Science</w:t>
      </w:r>
      <w:r w:rsidRPr="00B130D2">
        <w:rPr>
          <w:rFonts w:ascii="Times New Roman" w:hAnsi="Times New Roman" w:cs="Times New Roman"/>
          <w:lang w:val="en-US"/>
        </w:rPr>
        <w:t xml:space="preserve">, </w:t>
      </w:r>
      <w:r w:rsidRPr="00B130D2">
        <w:rPr>
          <w:rFonts w:ascii="Times New Roman" w:hAnsi="Times New Roman" w:cs="Times New Roman"/>
          <w:i/>
          <w:iCs/>
          <w:lang w:val="en-US"/>
        </w:rPr>
        <w:t>380</w:t>
      </w:r>
      <w:r w:rsidRPr="00B130D2">
        <w:rPr>
          <w:rFonts w:ascii="Times New Roman" w:hAnsi="Times New Roman" w:cs="Times New Roman"/>
          <w:lang w:val="en-US"/>
        </w:rPr>
        <w:t>(6646), 743–749. https://doi.org/10.1126/science.abo2812</w:t>
      </w:r>
    </w:p>
    <w:p w14:paraId="5EABBE86" w14:textId="77777777" w:rsidR="00B130D2" w:rsidRPr="00B130D2" w:rsidRDefault="00B130D2" w:rsidP="00002D16">
      <w:pPr>
        <w:pStyle w:val="aff0"/>
        <w:ind w:left="480" w:hangingChars="200" w:hanging="480"/>
        <w:rPr>
          <w:rFonts w:ascii="Times New Roman" w:hAnsi="Times New Roman" w:cs="Times New Roman"/>
          <w:lang w:val="en-US"/>
        </w:rPr>
      </w:pPr>
      <w:r w:rsidRPr="00002D16">
        <w:rPr>
          <w:rFonts w:ascii="Times New Roman" w:hAnsi="Times New Roman" w:cs="Times New Roman"/>
          <w:lang w:val="de-DE"/>
        </w:rPr>
        <w:lastRenderedPageBreak/>
        <w:t xml:space="preserve">Zhang, R., Kong, P., Jiang, Y., Dai, N., &amp; Yin, J. (2014). </w:t>
      </w:r>
      <w:r w:rsidRPr="00B130D2">
        <w:rPr>
          <w:rFonts w:ascii="Times New Roman" w:hAnsi="Times New Roman" w:cs="Times New Roman"/>
          <w:lang w:val="en-US"/>
        </w:rPr>
        <w:t xml:space="preserve">Research on Precipitation Characteristics and Drivers of the Hydrological Processes in Poyang Lake Basin in Recent 50 Years. </w:t>
      </w:r>
      <w:r w:rsidRPr="00B130D2">
        <w:rPr>
          <w:rFonts w:ascii="Times New Roman" w:hAnsi="Times New Roman" w:cs="Times New Roman"/>
          <w:i/>
          <w:iCs/>
          <w:lang w:val="en-US"/>
        </w:rPr>
        <w:t>Journal of Nanchang University (Natural Science)</w:t>
      </w:r>
      <w:r w:rsidRPr="00B130D2">
        <w:rPr>
          <w:rFonts w:ascii="Times New Roman" w:hAnsi="Times New Roman" w:cs="Times New Roman"/>
          <w:lang w:val="en-US"/>
        </w:rPr>
        <w:t xml:space="preserve">, </w:t>
      </w:r>
      <w:r w:rsidRPr="00B130D2">
        <w:rPr>
          <w:rFonts w:ascii="Times New Roman" w:hAnsi="Times New Roman" w:cs="Times New Roman"/>
          <w:i/>
          <w:iCs/>
          <w:lang w:val="en-US"/>
        </w:rPr>
        <w:t>38</w:t>
      </w:r>
      <w:r w:rsidRPr="00B130D2">
        <w:rPr>
          <w:rFonts w:ascii="Times New Roman" w:hAnsi="Times New Roman" w:cs="Times New Roman"/>
          <w:lang w:val="en-US"/>
        </w:rPr>
        <w:t>(3). https://doi.org/10.13764/j.cnki.ncdl.2014.03.013</w:t>
      </w:r>
    </w:p>
    <w:p w14:paraId="7DB90FCA"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Zhang, S., Zhou, L., Zhang, L., Yang, Y., Wei, Z., Zhou, S., Yang, D., Yang, X., Wu, X., Zhang, Y., Li, X., &amp; Dai, Y. (2022). Reconciling disagreement on global river flood changes in a warming climate. </w:t>
      </w:r>
      <w:r w:rsidRPr="00B130D2">
        <w:rPr>
          <w:rFonts w:ascii="Times New Roman" w:hAnsi="Times New Roman" w:cs="Times New Roman"/>
          <w:i/>
          <w:iCs/>
          <w:lang w:val="en-US"/>
        </w:rPr>
        <w:t>Nature Climate Change</w:t>
      </w:r>
      <w:r w:rsidRPr="00B130D2">
        <w:rPr>
          <w:rFonts w:ascii="Times New Roman" w:hAnsi="Times New Roman" w:cs="Times New Roman"/>
          <w:lang w:val="en-US"/>
        </w:rPr>
        <w:t xml:space="preserve">, </w:t>
      </w:r>
      <w:r w:rsidRPr="00B130D2">
        <w:rPr>
          <w:rFonts w:ascii="Times New Roman" w:hAnsi="Times New Roman" w:cs="Times New Roman"/>
          <w:i/>
          <w:iCs/>
          <w:lang w:val="en-US"/>
        </w:rPr>
        <w:t>12</w:t>
      </w:r>
      <w:r w:rsidRPr="00B130D2">
        <w:rPr>
          <w:rFonts w:ascii="Times New Roman" w:hAnsi="Times New Roman" w:cs="Times New Roman"/>
          <w:lang w:val="en-US"/>
        </w:rPr>
        <w:t>(12), 1160–1167. https://doi.org/10.1038/s41558-022-01539-7</w:t>
      </w:r>
    </w:p>
    <w:p w14:paraId="3F9FB4EA" w14:textId="77777777" w:rsidR="00B130D2" w:rsidRPr="00B130D2" w:rsidRDefault="00B130D2" w:rsidP="00002D16">
      <w:pPr>
        <w:pStyle w:val="aff0"/>
        <w:ind w:left="480" w:hangingChars="200" w:hanging="480"/>
        <w:rPr>
          <w:rFonts w:ascii="Times New Roman" w:hAnsi="Times New Roman" w:cs="Times New Roman"/>
          <w:lang w:val="en-US"/>
        </w:rPr>
      </w:pPr>
      <w:r w:rsidRPr="00B130D2">
        <w:rPr>
          <w:rFonts w:ascii="Times New Roman" w:hAnsi="Times New Roman" w:cs="Times New Roman"/>
          <w:lang w:val="en-US"/>
        </w:rPr>
        <w:t xml:space="preserve">Zheng, K., Lin, P., &amp; Yin, Z. (2024). SHIFT: A spatial-heterogeneity improvement in DEM-based mapping of global geomorphic floodplains. </w:t>
      </w:r>
      <w:r w:rsidRPr="00B130D2">
        <w:rPr>
          <w:rFonts w:ascii="Times New Roman" w:hAnsi="Times New Roman" w:cs="Times New Roman"/>
          <w:i/>
          <w:iCs/>
          <w:lang w:val="en-US"/>
        </w:rPr>
        <w:t>Earth System Science Data</w:t>
      </w:r>
      <w:r w:rsidRPr="00B130D2">
        <w:rPr>
          <w:rFonts w:ascii="Times New Roman" w:hAnsi="Times New Roman" w:cs="Times New Roman"/>
          <w:lang w:val="en-US"/>
        </w:rPr>
        <w:t xml:space="preserve">, </w:t>
      </w:r>
      <w:r w:rsidRPr="00B130D2">
        <w:rPr>
          <w:rFonts w:ascii="Times New Roman" w:hAnsi="Times New Roman" w:cs="Times New Roman"/>
          <w:i/>
          <w:iCs/>
          <w:lang w:val="en-US"/>
        </w:rPr>
        <w:t>16</w:t>
      </w:r>
      <w:r w:rsidRPr="00B130D2">
        <w:rPr>
          <w:rFonts w:ascii="Times New Roman" w:hAnsi="Times New Roman" w:cs="Times New Roman"/>
          <w:lang w:val="en-US"/>
        </w:rPr>
        <w:t>(8), 3873–3891. https://doi.org/10.5194/essd-16-3873-2024</w:t>
      </w:r>
    </w:p>
    <w:p w14:paraId="672D120E" w14:textId="6CEC4A80" w:rsidR="00235A70" w:rsidRDefault="00000000" w:rsidP="00002D16">
      <w:pPr>
        <w:pStyle w:val="aff0"/>
        <w:ind w:left="480" w:hangingChars="200" w:hanging="480"/>
        <w:rPr>
          <w:rFonts w:ascii="Times New Roman" w:hAnsi="Times New Roman" w:cs="Times New Roman"/>
          <w:lang w:val="en-US"/>
        </w:rPr>
      </w:pPr>
      <w:r>
        <w:rPr>
          <w:rFonts w:ascii="Times New Roman" w:hAnsi="Times New Roman" w:cs="Times New Roman"/>
          <w:lang w:val="en-US"/>
        </w:rPr>
        <w:fldChar w:fldCharType="end"/>
      </w:r>
    </w:p>
    <w:p w14:paraId="471A8C0F" w14:textId="77777777" w:rsidR="00235A70" w:rsidRDefault="00000000">
      <w:pPr>
        <w:pStyle w:val="1"/>
        <w:spacing w:before="0" w:after="0" w:line="240" w:lineRule="auto"/>
        <w:ind w:hanging="284"/>
        <w:jc w:val="both"/>
        <w:rPr>
          <w:rFonts w:ascii="Times New Roman Bold" w:hAnsi="Times New Roman Bold" w:cs="Times New Roman Bold"/>
          <w:b/>
          <w:bCs/>
          <w:color w:val="000000" w:themeColor="text1"/>
          <w:sz w:val="36"/>
          <w:szCs w:val="36"/>
          <w:lang w:val="en-US"/>
        </w:rPr>
      </w:pPr>
      <w:r>
        <w:rPr>
          <w:rFonts w:ascii="Times New Roman" w:hAnsi="Times New Roman" w:cs="Times New Roman"/>
          <w:lang w:val="en-US"/>
        </w:rPr>
        <w:br w:type="page"/>
      </w:r>
      <w:r>
        <w:rPr>
          <w:rFonts w:ascii="Times New Roman Bold" w:hAnsi="Times New Roman Bold" w:cs="Times New Roman Bold"/>
          <w:b/>
          <w:bCs/>
          <w:color w:val="000000" w:themeColor="text1"/>
          <w:sz w:val="36"/>
          <w:szCs w:val="36"/>
          <w:lang w:val="en-US"/>
        </w:rPr>
        <w:lastRenderedPageBreak/>
        <w:t>SI Reference</w:t>
      </w:r>
    </w:p>
    <w:p w14:paraId="607C07A5" w14:textId="77777777" w:rsidR="00235A70" w:rsidRDefault="00000000">
      <w:pPr>
        <w:pStyle w:val="Bibliography8"/>
        <w:spacing w:after="0" w:line="240" w:lineRule="auto"/>
        <w:ind w:hanging="284"/>
        <w:rPr>
          <w:rFonts w:ascii="Times New Roman" w:hAnsi="Times New Roman" w:cs="Times New Roman"/>
          <w:lang w:val="en-US"/>
        </w:rPr>
      </w:pPr>
      <w:r>
        <w:rPr>
          <w:rFonts w:ascii="Times New Roman" w:hAnsi="Times New Roman" w:cs="Times New Roman"/>
          <w:lang w:val="en-US"/>
        </w:rPr>
        <w:t>Thenkabail, P. S., Biradar, C. M., Noojipady, P., Dheeravath, V., Li, Y. J., Velpuri, M., Reddy, G. P. O., Cai, X., Gumma, M. K., Turral, H., Vithanage, J., Schull, M., &amp; Dutta, R. (2008). A Global Irrigated Area Map (GIAM) using remote sensing at the end of the last millennium. International Water Management Institute (IWMI). https://doi.org/10.5337/2011.0024</w:t>
      </w:r>
    </w:p>
    <w:p w14:paraId="113E29DF" w14:textId="77777777" w:rsidR="00235A70" w:rsidRDefault="00000000">
      <w:pPr>
        <w:pStyle w:val="Bibliography8"/>
        <w:spacing w:after="0" w:line="240" w:lineRule="auto"/>
        <w:ind w:hanging="284"/>
        <w:rPr>
          <w:rFonts w:ascii="Times New Roman" w:hAnsi="Times New Roman" w:cs="Times New Roman"/>
          <w:lang w:val="de-DE"/>
        </w:rPr>
      </w:pPr>
      <w:r>
        <w:rPr>
          <w:rFonts w:ascii="Times New Roman" w:hAnsi="Times New Roman" w:cs="Times New Roman"/>
          <w:lang w:val="en-US"/>
        </w:rPr>
        <w:t xml:space="preserve">Tian, Tx., &amp; Zhao, W. (2006). Research on the Three Gorges Reservoir District’s Human Settlements Construction in Recent 10 Years—Master’s thesis—Dissertation (115) [Master’s thesis, Chongqing University]. </w:t>
      </w:r>
      <w:r>
        <w:rPr>
          <w:rFonts w:ascii="Times New Roman" w:hAnsi="Times New Roman" w:cs="Times New Roman"/>
          <w:lang w:val="de-DE"/>
        </w:rPr>
        <w:t>TU984. https://www.dissertationtopic.net/doc/1063071</w:t>
      </w:r>
    </w:p>
    <w:p w14:paraId="18D91D31" w14:textId="77777777" w:rsidR="00235A70" w:rsidRDefault="00000000">
      <w:pPr>
        <w:pStyle w:val="Bibliography8"/>
        <w:spacing w:after="0" w:line="240" w:lineRule="auto"/>
        <w:ind w:hanging="284"/>
        <w:rPr>
          <w:rFonts w:ascii="Times New Roman" w:hAnsi="Times New Roman" w:cs="Times New Roman"/>
          <w:lang w:val="en-US"/>
        </w:rPr>
      </w:pPr>
      <w:r>
        <w:rPr>
          <w:rFonts w:ascii="Times New Roman" w:hAnsi="Times New Roman" w:cs="Times New Roman"/>
          <w:lang w:val="de-DE"/>
        </w:rPr>
        <w:t xml:space="preserve">Yin, Z., Lin, P., Riggs, R., Allen, G. H., Lei, X., Zheng, Z., &amp; Cai, S. (2024). </w:t>
      </w:r>
      <w:r>
        <w:rPr>
          <w:rFonts w:ascii="Times New Roman" w:hAnsi="Times New Roman" w:cs="Times New Roman"/>
          <w:lang w:val="en-US"/>
        </w:rPr>
        <w:t>A synthesis of Global Runoff Characteristics, Hydrometeorology, and Catchment Attributes (GSHA) for large sample river-centric studies. Earth System Science Data, 16(3), 1559–1587. https://doi.org/10.5194/essd-16-1559-2024</w:t>
      </w:r>
    </w:p>
    <w:sectPr w:rsidR="00235A70">
      <w:headerReference w:type="default" r:id="rId24"/>
      <w:footerReference w:type="default" r:id="rId25"/>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 Peirong Lin" w:date="2026-03-05T14:50:00Z" w:initials="PL">
    <w:p w14:paraId="64AF0464" w14:textId="77777777" w:rsidR="0015397E" w:rsidRDefault="0015397E" w:rsidP="0015397E">
      <w:r>
        <w:rPr>
          <w:rStyle w:val="af7"/>
        </w:rPr>
        <w:annotationRef/>
      </w:r>
      <w:r>
        <w:t>结论要不合并一条？强调最重要的结论</w:t>
      </w:r>
    </w:p>
  </w:comment>
  <w:comment w:id="64" w:author=" Peirong Lin" w:date="2026-03-09T15:59:00Z" w:initials="PL">
    <w:p w14:paraId="7A23A15E" w14:textId="77777777" w:rsidR="009A2677" w:rsidRDefault="009A2677" w:rsidP="009A2677">
      <w:r>
        <w:rPr>
          <w:rStyle w:val="af7"/>
        </w:rPr>
        <w:annotationRef/>
      </w:r>
      <w:r>
        <w:t>runoff contribution and potential loss of water</w:t>
      </w:r>
    </w:p>
  </w:comment>
  <w:comment w:id="124" w:author=" Peirong Lin" w:date="2026-03-09T15:59:00Z" w:initials="PL">
    <w:p w14:paraId="6F95F952" w14:textId="77777777" w:rsidR="009A2677" w:rsidRDefault="009A2677" w:rsidP="009A2677">
      <w:r>
        <w:rPr>
          <w:rStyle w:val="af7"/>
        </w:rPr>
        <w:annotationRef/>
      </w:r>
      <w:r>
        <w:t>简化介绍runoff centroid</w:t>
      </w:r>
    </w:p>
  </w:comment>
  <w:comment w:id="158" w:author="Ziyun Yin" w:date="2026-01-12T15:53:00Z" w:initials="">
    <w:p w14:paraId="082AA591" w14:textId="77777777" w:rsidR="00855EB8" w:rsidRDefault="00855EB8" w:rsidP="00855EB8">
      <w:r>
        <w:rPr>
          <w:rStyle w:val="af7"/>
        </w:rPr>
        <w:annotationRef/>
      </w:r>
      <w:r>
        <w:rPr>
          <w:color w:val="000000"/>
        </w:rPr>
        <w:t>[1]章茹,孔萍,蒋元勇,等.近50年鄱阳湖流域降水时空特征及其对水文过程的驱动[J].南昌大学学报(理科版),2014,38(03):268-272.DOI:10.13764/j.cnki.ncdl.2014.03.013.</w:t>
      </w:r>
    </w:p>
    <w:p w14:paraId="671E582E" w14:textId="77777777" w:rsidR="00855EB8" w:rsidRDefault="00855EB8">
      <w:pPr>
        <w:ind w:leftChars="150" w:left="360"/>
      </w:pPr>
    </w:p>
  </w:comment>
  <w:comment w:id="159" w:author="Ziyun Yin" w:date="2026-01-12T15:53:00Z" w:initials="">
    <w:p w14:paraId="1229D8DF" w14:textId="77777777" w:rsidR="00855EB8" w:rsidRDefault="00855EB8" w:rsidP="00855EB8">
      <w:r>
        <w:rPr>
          <w:rStyle w:val="af7"/>
        </w:rPr>
        <w:annotationRef/>
      </w:r>
      <w:r>
        <w:rPr>
          <w:color w:val="000000"/>
        </w:rPr>
        <w:t>[1]王钊,张润润,章阳.基于SWH双源模型的鄱阳湖流域蒸散发组分时空变化特征及归因分析[J].中国农村水利水电,2023,(11):52-63.</w:t>
      </w:r>
    </w:p>
    <w:p w14:paraId="6A7195A9" w14:textId="77777777" w:rsidR="00855EB8" w:rsidRDefault="00855EB8">
      <w:pPr>
        <w:ind w:leftChars="150" w:left="360"/>
      </w:pPr>
    </w:p>
  </w:comment>
  <w:comment w:id="194" w:author=" Peirong Lin" w:date="2026-03-09T13:53:00Z" w:initials="PL">
    <w:p w14:paraId="2608B5CE" w14:textId="77777777" w:rsidR="002B1114" w:rsidRDefault="00FC1163" w:rsidP="002B1114">
      <w:r>
        <w:rPr>
          <w:rStyle w:val="af7"/>
        </w:rPr>
        <w:annotationRef/>
      </w:r>
      <w:r w:rsidR="002B1114">
        <w:t>请ziyun补充完整什么data critiria才继续计算；并且写清楚n represents number of subbasins at each Pfafstetter level.</w:t>
      </w:r>
    </w:p>
  </w:comment>
  <w:comment w:id="205" w:author="Ziyun Yin" w:date="2026-01-12T15:53:00Z" w:initials="">
    <w:p w14:paraId="44F5A26E" w14:textId="77777777" w:rsidR="00235A70" w:rsidRDefault="00AC7CBC">
      <w:r>
        <w:rPr>
          <w:rStyle w:val="af7"/>
        </w:rPr>
        <w:annotationRef/>
      </w:r>
      <w:r>
        <w:rPr>
          <w:color w:val="000000"/>
        </w:rPr>
        <w:t>[1]章茹,孔萍,蒋元勇,等.近50年鄱阳湖流域降水时空特征及其对水文过程的驱动[J].南昌大学学报(理科版),2014,38(03):268-272.DOI:10.13764/j.cnki.ncdl.2014.03.013.</w:t>
      </w:r>
    </w:p>
    <w:p w14:paraId="4B7F2D2A" w14:textId="77777777" w:rsidR="00235A70" w:rsidRDefault="00235A70">
      <w:pPr>
        <w:ind w:leftChars="150" w:left="360"/>
      </w:pPr>
    </w:p>
  </w:comment>
  <w:comment w:id="206" w:author="Ziyun Yin" w:date="2026-01-12T15:53:00Z" w:initials="">
    <w:p w14:paraId="79E67FF6" w14:textId="77777777" w:rsidR="00235A70" w:rsidRDefault="00AC7CBC">
      <w:r>
        <w:rPr>
          <w:rStyle w:val="af7"/>
        </w:rPr>
        <w:annotationRef/>
      </w:r>
      <w:r>
        <w:rPr>
          <w:color w:val="000000"/>
        </w:rPr>
        <w:t>[1]王钊,张润润,章阳.基于SWH双源模型的鄱阳湖流域蒸散发组分时空变化特征及归因分析[J].中国农村水利水电,2023,(11):52-63.</w:t>
      </w:r>
    </w:p>
    <w:p w14:paraId="68F494A6" w14:textId="77777777" w:rsidR="00235A70" w:rsidRDefault="00235A70">
      <w:pPr>
        <w:ind w:leftChars="150" w:left="360"/>
      </w:pPr>
    </w:p>
  </w:comment>
  <w:comment w:id="237" w:author=" Peirong Lin" w:date="2026-03-09T15:24:00Z" w:initials="PL">
    <w:p w14:paraId="45EDE86D" w14:textId="77777777" w:rsidR="00176515" w:rsidRDefault="00176515" w:rsidP="00176515">
      <w:r>
        <w:rPr>
          <w:rStyle w:val="af7"/>
        </w:rPr>
        <w:annotationRef/>
      </w:r>
      <w:r>
        <w:t>cite文献，减少一些</w:t>
      </w:r>
    </w:p>
  </w:comment>
  <w:comment w:id="244" w:author="prlin" w:date="2026-01-23T22:53:00Z" w:initials="prlin">
    <w:p w14:paraId="60CC871F" w14:textId="77777777" w:rsidR="00235A70" w:rsidRDefault="00AC7CBC">
      <w:pPr>
        <w:pStyle w:val="a4"/>
        <w:rPr>
          <w:lang w:val="en-US"/>
        </w:rPr>
      </w:pPr>
      <w:r>
        <w:rPr>
          <w:rStyle w:val="af7"/>
        </w:rPr>
        <w:annotationRef/>
      </w:r>
      <w:r>
        <w:rPr>
          <w:rFonts w:hint="eastAsia"/>
          <w:lang w:val="en-US"/>
        </w:rPr>
        <w:t>这里得准备github directory，并放入一个working example。参考小袁协助许洁做好的一个directory，这次投稿就需要有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F0464" w15:done="0"/>
  <w15:commentEx w15:paraId="7A23A15E" w15:done="0"/>
  <w15:commentEx w15:paraId="6F95F952" w15:done="0"/>
  <w15:commentEx w15:paraId="671E582E" w15:done="1"/>
  <w15:commentEx w15:paraId="6A7195A9" w15:done="1"/>
  <w15:commentEx w15:paraId="2608B5CE" w15:done="0"/>
  <w15:commentEx w15:paraId="4B7F2D2A" w15:done="1"/>
  <w15:commentEx w15:paraId="68F494A6" w15:done="1"/>
  <w15:commentEx w15:paraId="45EDE86D" w15:done="0"/>
  <w15:commentEx w15:paraId="60CC87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9FF48" w16cex:dateUtc="2026-03-05T06:50:00Z"/>
  <w16cex:commentExtensible w16cex:durableId="64CBF817" w16cex:dateUtc="2026-03-09T07:59:00Z"/>
  <w16cex:commentExtensible w16cex:durableId="5B0395DE" w16cex:dateUtc="2026-03-09T07:59:00Z"/>
  <w16cex:commentExtensible w16cex:durableId="004CD012" w16cex:dateUtc="2026-03-09T05:53:00Z"/>
  <w16cex:commentExtensible w16cex:durableId="5A5C0E84" w16cex:dateUtc="2026-03-09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F0464" w16cid:durableId="51F9FF48"/>
  <w16cid:commentId w16cid:paraId="7A23A15E" w16cid:durableId="64CBF817"/>
  <w16cid:commentId w16cid:paraId="6F95F952" w16cid:durableId="5B0395DE"/>
  <w16cid:commentId w16cid:paraId="671E582E" w16cid:durableId="4AE47A5E"/>
  <w16cid:commentId w16cid:paraId="6A7195A9" w16cid:durableId="0382DDFD"/>
  <w16cid:commentId w16cid:paraId="2608B5CE" w16cid:durableId="004CD012"/>
  <w16cid:commentId w16cid:paraId="4B7F2D2A" w16cid:durableId="4FCD09FA"/>
  <w16cid:commentId w16cid:paraId="68F494A6" w16cid:durableId="1408DE5B"/>
  <w16cid:commentId w16cid:paraId="45EDE86D" w16cid:durableId="5A5C0E84"/>
  <w16cid:commentId w16cid:paraId="60CC871F" w16cid:durableId="2EE8DC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C124" w14:textId="77777777" w:rsidR="003669BC" w:rsidRDefault="003669BC">
      <w:pPr>
        <w:spacing w:line="240" w:lineRule="auto"/>
      </w:pPr>
      <w:r>
        <w:separator/>
      </w:r>
    </w:p>
  </w:endnote>
  <w:endnote w:type="continuationSeparator" w:id="0">
    <w:p w14:paraId="43419CC1" w14:textId="77777777" w:rsidR="003669BC" w:rsidRDefault="003669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default"/>
    <w:sig w:usb0="E0002AEF" w:usb1="C0007841" w:usb2="00000009" w:usb3="00000000" w:csb0="400001FF" w:csb1="FFFF0000"/>
  </w:font>
  <w:font w:name="Times New Roman Italic">
    <w:altName w:val="Times New Roman"/>
    <w:panose1 w:val="020B0604020202020204"/>
    <w:charset w:val="00"/>
    <w:family w:val="auto"/>
    <w:pitch w:val="default"/>
    <w:sig w:usb0="E0002AEF" w:usb1="C0007841" w:usb2="00000009" w:usb3="00000000" w:csb0="400001FF" w:csb1="FFFF0000"/>
  </w:font>
  <w:font w:name="Cambria Math">
    <w:panose1 w:val="02040503050406030204"/>
    <w:charset w:val="00"/>
    <w:family w:val="roman"/>
    <w:pitch w:val="variable"/>
    <w:sig w:usb0="E00002FF" w:usb1="420024FF" w:usb2="00000000" w:usb3="00000000" w:csb0="0000019F" w:csb1="00000000"/>
  </w:font>
  <w:font w:name="Times New Roman Regular">
    <w:altName w:val="Times New Roman"/>
    <w:panose1 w:val="020B0604020202020204"/>
    <w:charset w:val="00"/>
    <w:family w:val="auto"/>
    <w:pitch w:val="default"/>
    <w:sig w:usb0="E0002AEF" w:usb1="C0007841" w:usb2="00000009" w:usb3="00000000" w:csb0="400001FF" w:csb1="FFFF0000"/>
  </w:font>
  <w:font w:name="DejaVu Math TeX Gyre">
    <w:altName w:val="Calibri"/>
    <w:panose1 w:val="020B0604020202020204"/>
    <w:charset w:val="00"/>
    <w:family w:val="auto"/>
    <w:pitch w:val="default"/>
    <w:sig w:usb0="A10000EF" w:usb1="4201F9EE" w:usb2="02000000" w:usb3="00000000" w:csb0="60000193" w:csb1="0DD40000"/>
  </w:font>
  <w:font w:name="PingFang SC">
    <w:altName w:val="微软雅黑"/>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27ED" w14:textId="77777777" w:rsidR="00235A70" w:rsidRDefault="00000000">
    <w:pPr>
      <w:pStyle w:val="a8"/>
    </w:pPr>
    <w:r>
      <w:rPr>
        <w:noProof/>
      </w:rPr>
      <mc:AlternateContent>
        <mc:Choice Requires="wps">
          <w:drawing>
            <wp:anchor distT="0" distB="0" distL="114300" distR="114300" simplePos="0" relativeHeight="251659264" behindDoc="0" locked="0" layoutInCell="1" allowOverlap="1" wp14:anchorId="3B766D29" wp14:editId="494687D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69A8A" w14:textId="77777777" w:rsidR="00235A70" w:rsidRDefault="00000000">
                          <w:pPr>
                            <w:pStyle w:val="a8"/>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766D29"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36D69A8A" w14:textId="77777777" w:rsidR="00235A70" w:rsidRDefault="00000000">
                    <w:pPr>
                      <w:pStyle w:val="a8"/>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BBAA" w14:textId="77777777" w:rsidR="003669BC" w:rsidRDefault="003669BC">
      <w:pPr>
        <w:spacing w:after="0"/>
      </w:pPr>
      <w:r>
        <w:separator/>
      </w:r>
    </w:p>
  </w:footnote>
  <w:footnote w:type="continuationSeparator" w:id="0">
    <w:p w14:paraId="017A1785" w14:textId="77777777" w:rsidR="003669BC" w:rsidRDefault="003669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A74D" w14:textId="77777777" w:rsidR="00235A70" w:rsidRDefault="00000000">
    <w:pPr>
      <w:pStyle w:val="aa"/>
      <w:jc w:val="center"/>
      <w:rPr>
        <w:rFonts w:ascii="Times New Roman Italic" w:hAnsi="Times New Roman Italic" w:cs="Times New Roman Italic"/>
        <w:i/>
        <w:iCs/>
        <w:lang w:val="en-US"/>
      </w:rPr>
    </w:pPr>
    <w:r>
      <w:rPr>
        <w:rFonts w:ascii="Times New Roman" w:hAnsi="Times New Roman" w:cs="Times New Roman"/>
        <w:lang w:val="en-US"/>
      </w:rPr>
      <w:t xml:space="preserve">Confidential manuscript for </w:t>
    </w:r>
    <w:r>
      <w:rPr>
        <w:rFonts w:ascii="Times New Roman Italic" w:hAnsi="Times New Roman Italic" w:cs="Times New Roman Italic"/>
        <w:i/>
        <w:iCs/>
        <w:lang w:val="en-US"/>
      </w:rPr>
      <w:t>WRR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FE7378"/>
    <w:multiLevelType w:val="multilevel"/>
    <w:tmpl w:val="9DFE7378"/>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F7B95A1"/>
    <w:multiLevelType w:val="singleLevel"/>
    <w:tmpl w:val="BF7B95A1"/>
    <w:lvl w:ilvl="0">
      <w:start w:val="1"/>
      <w:numFmt w:val="bullet"/>
      <w:lvlText w:val=""/>
      <w:lvlJc w:val="left"/>
      <w:pPr>
        <w:ind w:left="420" w:hanging="420"/>
      </w:pPr>
      <w:rPr>
        <w:rFonts w:ascii="Wingdings" w:hAnsi="Wingdings" w:hint="default"/>
      </w:rPr>
    </w:lvl>
  </w:abstractNum>
  <w:abstractNum w:abstractNumId="2" w15:restartNumberingAfterBreak="0">
    <w:nsid w:val="FFFAA339"/>
    <w:multiLevelType w:val="singleLevel"/>
    <w:tmpl w:val="FFFAA339"/>
    <w:lvl w:ilvl="0">
      <w:start w:val="2"/>
      <w:numFmt w:val="decimal"/>
      <w:suff w:val="space"/>
      <w:lvlText w:val="(%1)"/>
      <w:lvlJc w:val="left"/>
    </w:lvl>
  </w:abstractNum>
  <w:abstractNum w:abstractNumId="3" w15:restartNumberingAfterBreak="0">
    <w:nsid w:val="326E575C"/>
    <w:multiLevelType w:val="multilevel"/>
    <w:tmpl w:val="326E575C"/>
    <w:lvl w:ilvl="0">
      <w:start w:val="1"/>
      <w:numFmt w:val="decimal"/>
      <w:lvlText w:val="(%1)"/>
      <w:lvlJc w:val="left"/>
      <w:pPr>
        <w:ind w:left="600" w:hanging="360"/>
      </w:pPr>
      <w:rPr>
        <w:rFonts w:hint="default"/>
      </w:rPr>
    </w:lvl>
    <w:lvl w:ilvl="1">
      <w:start w:val="1"/>
      <w:numFmt w:val="lowerLetter"/>
      <w:lvlText w:val="%2."/>
      <w:lvlJc w:val="left"/>
      <w:pPr>
        <w:ind w:left="1320" w:hanging="360"/>
      </w:pPr>
    </w:lvl>
    <w:lvl w:ilvl="2">
      <w:start w:val="1"/>
      <w:numFmt w:val="lowerRoman"/>
      <w:lvlText w:val="%3."/>
      <w:lvlJc w:val="right"/>
      <w:pPr>
        <w:ind w:left="2040" w:hanging="180"/>
      </w:pPr>
    </w:lvl>
    <w:lvl w:ilvl="3">
      <w:start w:val="1"/>
      <w:numFmt w:val="decimal"/>
      <w:lvlText w:val="%4."/>
      <w:lvlJc w:val="left"/>
      <w:pPr>
        <w:ind w:left="2760" w:hanging="360"/>
      </w:pPr>
    </w:lvl>
    <w:lvl w:ilvl="4">
      <w:start w:val="1"/>
      <w:numFmt w:val="lowerLetter"/>
      <w:lvlText w:val="%5."/>
      <w:lvlJc w:val="left"/>
      <w:pPr>
        <w:ind w:left="3480" w:hanging="360"/>
      </w:pPr>
    </w:lvl>
    <w:lvl w:ilvl="5">
      <w:start w:val="1"/>
      <w:numFmt w:val="lowerRoman"/>
      <w:lvlText w:val="%6."/>
      <w:lvlJc w:val="right"/>
      <w:pPr>
        <w:ind w:left="4200" w:hanging="180"/>
      </w:pPr>
    </w:lvl>
    <w:lvl w:ilvl="6">
      <w:start w:val="1"/>
      <w:numFmt w:val="decimal"/>
      <w:lvlText w:val="%7."/>
      <w:lvlJc w:val="left"/>
      <w:pPr>
        <w:ind w:left="4920" w:hanging="360"/>
      </w:pPr>
    </w:lvl>
    <w:lvl w:ilvl="7">
      <w:start w:val="1"/>
      <w:numFmt w:val="lowerLetter"/>
      <w:lvlText w:val="%8."/>
      <w:lvlJc w:val="left"/>
      <w:pPr>
        <w:ind w:left="5640" w:hanging="360"/>
      </w:pPr>
    </w:lvl>
    <w:lvl w:ilvl="8">
      <w:start w:val="1"/>
      <w:numFmt w:val="lowerRoman"/>
      <w:lvlText w:val="%9."/>
      <w:lvlJc w:val="right"/>
      <w:pPr>
        <w:ind w:left="6360" w:hanging="180"/>
      </w:pPr>
    </w:lvl>
  </w:abstractNum>
  <w:num w:numId="1" w16cid:durableId="1887134179">
    <w:abstractNumId w:val="1"/>
  </w:num>
  <w:num w:numId="2" w16cid:durableId="1443649871">
    <w:abstractNumId w:val="0"/>
  </w:num>
  <w:num w:numId="3" w16cid:durableId="2120829815">
    <w:abstractNumId w:val="3"/>
  </w:num>
  <w:num w:numId="4" w16cid:durableId="5608733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Peirong Lin">
    <w15:presenceInfo w15:providerId="None" w15:userId=" Peirong Lin"/>
  </w15:person>
  <w15:person w15:author="Ziyun Yin">
    <w15:presenceInfo w15:providerId="None" w15:userId="Ziyun Yin"/>
  </w15:person>
  <w15:person w15:author="prlin">
    <w15:presenceInfo w15:providerId="None" w15:userId="prl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bordersDoNotSurroundHeader/>
  <w:bordersDoNotSurroundFooter/>
  <w:hideSpellingErrors/>
  <w:hideGrammaticalErrors/>
  <w:trackRevision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658"/>
    <w:rsid w:val="000000A7"/>
    <w:rsid w:val="00000636"/>
    <w:rsid w:val="00000D11"/>
    <w:rsid w:val="00001B99"/>
    <w:rsid w:val="00001E27"/>
    <w:rsid w:val="0000228C"/>
    <w:rsid w:val="0000299D"/>
    <w:rsid w:val="00002D16"/>
    <w:rsid w:val="00003201"/>
    <w:rsid w:val="0000364C"/>
    <w:rsid w:val="00005D78"/>
    <w:rsid w:val="00006680"/>
    <w:rsid w:val="0000720F"/>
    <w:rsid w:val="00012E1A"/>
    <w:rsid w:val="000150C5"/>
    <w:rsid w:val="0001585D"/>
    <w:rsid w:val="000159FB"/>
    <w:rsid w:val="0001744D"/>
    <w:rsid w:val="00020E8E"/>
    <w:rsid w:val="00022D21"/>
    <w:rsid w:val="00023CC0"/>
    <w:rsid w:val="00024311"/>
    <w:rsid w:val="0002668E"/>
    <w:rsid w:val="00026DDB"/>
    <w:rsid w:val="00027C77"/>
    <w:rsid w:val="0003060B"/>
    <w:rsid w:val="00032312"/>
    <w:rsid w:val="00033221"/>
    <w:rsid w:val="00033DB1"/>
    <w:rsid w:val="0003564A"/>
    <w:rsid w:val="00036BD6"/>
    <w:rsid w:val="00037094"/>
    <w:rsid w:val="00037315"/>
    <w:rsid w:val="0003741A"/>
    <w:rsid w:val="00044911"/>
    <w:rsid w:val="00045E3E"/>
    <w:rsid w:val="00046FD7"/>
    <w:rsid w:val="000528E5"/>
    <w:rsid w:val="00053458"/>
    <w:rsid w:val="00056F7D"/>
    <w:rsid w:val="00057F28"/>
    <w:rsid w:val="000610F9"/>
    <w:rsid w:val="000612A7"/>
    <w:rsid w:val="000612C6"/>
    <w:rsid w:val="00062542"/>
    <w:rsid w:val="000649A2"/>
    <w:rsid w:val="00065DD2"/>
    <w:rsid w:val="00072E47"/>
    <w:rsid w:val="00073E91"/>
    <w:rsid w:val="00074D42"/>
    <w:rsid w:val="0007541C"/>
    <w:rsid w:val="0007685E"/>
    <w:rsid w:val="0007780D"/>
    <w:rsid w:val="00077FE0"/>
    <w:rsid w:val="00080C38"/>
    <w:rsid w:val="0008609F"/>
    <w:rsid w:val="00093603"/>
    <w:rsid w:val="000947D3"/>
    <w:rsid w:val="000956FC"/>
    <w:rsid w:val="000A0BA4"/>
    <w:rsid w:val="000A25D5"/>
    <w:rsid w:val="000A307C"/>
    <w:rsid w:val="000A33F9"/>
    <w:rsid w:val="000A34AC"/>
    <w:rsid w:val="000A5B9C"/>
    <w:rsid w:val="000A6DE7"/>
    <w:rsid w:val="000B1442"/>
    <w:rsid w:val="000B1B68"/>
    <w:rsid w:val="000B1FAE"/>
    <w:rsid w:val="000B348B"/>
    <w:rsid w:val="000B40FF"/>
    <w:rsid w:val="000B4F90"/>
    <w:rsid w:val="000B630E"/>
    <w:rsid w:val="000B67B2"/>
    <w:rsid w:val="000B6D2F"/>
    <w:rsid w:val="000B6E8F"/>
    <w:rsid w:val="000B73C7"/>
    <w:rsid w:val="000B753F"/>
    <w:rsid w:val="000C0ECC"/>
    <w:rsid w:val="000C3EF8"/>
    <w:rsid w:val="000C40EC"/>
    <w:rsid w:val="000C578B"/>
    <w:rsid w:val="000C5E0A"/>
    <w:rsid w:val="000D276B"/>
    <w:rsid w:val="000D41B9"/>
    <w:rsid w:val="000D4F67"/>
    <w:rsid w:val="000D7455"/>
    <w:rsid w:val="000E0330"/>
    <w:rsid w:val="000E1DC7"/>
    <w:rsid w:val="000E2AA1"/>
    <w:rsid w:val="000E449D"/>
    <w:rsid w:val="000E4EE1"/>
    <w:rsid w:val="000E4EEB"/>
    <w:rsid w:val="000E54EE"/>
    <w:rsid w:val="000E6B4F"/>
    <w:rsid w:val="000F2F27"/>
    <w:rsid w:val="000F44B4"/>
    <w:rsid w:val="000F4AC5"/>
    <w:rsid w:val="000F53FD"/>
    <w:rsid w:val="000F60C6"/>
    <w:rsid w:val="000F6CE7"/>
    <w:rsid w:val="00100B2C"/>
    <w:rsid w:val="001012B1"/>
    <w:rsid w:val="00101840"/>
    <w:rsid w:val="00101B28"/>
    <w:rsid w:val="001023DC"/>
    <w:rsid w:val="0010555F"/>
    <w:rsid w:val="0010588D"/>
    <w:rsid w:val="00106A7A"/>
    <w:rsid w:val="001110D8"/>
    <w:rsid w:val="00112331"/>
    <w:rsid w:val="001134D1"/>
    <w:rsid w:val="00113F88"/>
    <w:rsid w:val="001152A9"/>
    <w:rsid w:val="001156EF"/>
    <w:rsid w:val="001160C8"/>
    <w:rsid w:val="00116198"/>
    <w:rsid w:val="0011650F"/>
    <w:rsid w:val="001176AF"/>
    <w:rsid w:val="00123A72"/>
    <w:rsid w:val="00123DD8"/>
    <w:rsid w:val="0012591A"/>
    <w:rsid w:val="001274EC"/>
    <w:rsid w:val="00127DB1"/>
    <w:rsid w:val="00130412"/>
    <w:rsid w:val="0013049C"/>
    <w:rsid w:val="0013091B"/>
    <w:rsid w:val="001317A9"/>
    <w:rsid w:val="001317AE"/>
    <w:rsid w:val="00136CA5"/>
    <w:rsid w:val="00141C09"/>
    <w:rsid w:val="00143BA3"/>
    <w:rsid w:val="00144E21"/>
    <w:rsid w:val="001460A5"/>
    <w:rsid w:val="00150854"/>
    <w:rsid w:val="001533B0"/>
    <w:rsid w:val="0015397E"/>
    <w:rsid w:val="00153982"/>
    <w:rsid w:val="00157619"/>
    <w:rsid w:val="00157F9E"/>
    <w:rsid w:val="0016254F"/>
    <w:rsid w:val="0016610F"/>
    <w:rsid w:val="00167EFA"/>
    <w:rsid w:val="00170B3C"/>
    <w:rsid w:val="00173570"/>
    <w:rsid w:val="00174CDE"/>
    <w:rsid w:val="00176515"/>
    <w:rsid w:val="00176D39"/>
    <w:rsid w:val="00182628"/>
    <w:rsid w:val="0018367D"/>
    <w:rsid w:val="0018532E"/>
    <w:rsid w:val="00187912"/>
    <w:rsid w:val="00193080"/>
    <w:rsid w:val="001944A1"/>
    <w:rsid w:val="001946DB"/>
    <w:rsid w:val="00194FFD"/>
    <w:rsid w:val="0019621E"/>
    <w:rsid w:val="00196CE7"/>
    <w:rsid w:val="00196EF8"/>
    <w:rsid w:val="001A508B"/>
    <w:rsid w:val="001A604C"/>
    <w:rsid w:val="001A6555"/>
    <w:rsid w:val="001A7896"/>
    <w:rsid w:val="001B083F"/>
    <w:rsid w:val="001B15B4"/>
    <w:rsid w:val="001B1D45"/>
    <w:rsid w:val="001B3100"/>
    <w:rsid w:val="001B40F2"/>
    <w:rsid w:val="001B4635"/>
    <w:rsid w:val="001B6B2D"/>
    <w:rsid w:val="001B6BFA"/>
    <w:rsid w:val="001B793C"/>
    <w:rsid w:val="001B7C51"/>
    <w:rsid w:val="001C0276"/>
    <w:rsid w:val="001C04AF"/>
    <w:rsid w:val="001C1CEF"/>
    <w:rsid w:val="001C53C5"/>
    <w:rsid w:val="001C5929"/>
    <w:rsid w:val="001C774C"/>
    <w:rsid w:val="001D1622"/>
    <w:rsid w:val="001D2CF3"/>
    <w:rsid w:val="001D332B"/>
    <w:rsid w:val="001D37ED"/>
    <w:rsid w:val="001D3D3B"/>
    <w:rsid w:val="001D43D0"/>
    <w:rsid w:val="001D5308"/>
    <w:rsid w:val="001E2FF5"/>
    <w:rsid w:val="001E525D"/>
    <w:rsid w:val="001E6134"/>
    <w:rsid w:val="001E766C"/>
    <w:rsid w:val="001E7AEF"/>
    <w:rsid w:val="001F0A91"/>
    <w:rsid w:val="001F10F7"/>
    <w:rsid w:val="001F23DB"/>
    <w:rsid w:val="001F3ADE"/>
    <w:rsid w:val="001F5D56"/>
    <w:rsid w:val="002012F5"/>
    <w:rsid w:val="00204C5F"/>
    <w:rsid w:val="0020527E"/>
    <w:rsid w:val="002059EF"/>
    <w:rsid w:val="0020633B"/>
    <w:rsid w:val="00207495"/>
    <w:rsid w:val="00207C15"/>
    <w:rsid w:val="0021048F"/>
    <w:rsid w:val="00211381"/>
    <w:rsid w:val="002130A9"/>
    <w:rsid w:val="0021585C"/>
    <w:rsid w:val="00215BEE"/>
    <w:rsid w:val="00216882"/>
    <w:rsid w:val="002208E2"/>
    <w:rsid w:val="002308E7"/>
    <w:rsid w:val="00231E87"/>
    <w:rsid w:val="00231FB7"/>
    <w:rsid w:val="00233331"/>
    <w:rsid w:val="00235A70"/>
    <w:rsid w:val="00235EB4"/>
    <w:rsid w:val="0024750B"/>
    <w:rsid w:val="00247ED8"/>
    <w:rsid w:val="002509AA"/>
    <w:rsid w:val="00251279"/>
    <w:rsid w:val="00251883"/>
    <w:rsid w:val="0025209B"/>
    <w:rsid w:val="00252D0D"/>
    <w:rsid w:val="00253DD4"/>
    <w:rsid w:val="002544FD"/>
    <w:rsid w:val="00254C31"/>
    <w:rsid w:val="002579E2"/>
    <w:rsid w:val="002629EC"/>
    <w:rsid w:val="00263086"/>
    <w:rsid w:val="00264728"/>
    <w:rsid w:val="00266003"/>
    <w:rsid w:val="0027015E"/>
    <w:rsid w:val="002704C5"/>
    <w:rsid w:val="002709E0"/>
    <w:rsid w:val="00271FBA"/>
    <w:rsid w:val="00272806"/>
    <w:rsid w:val="00272D13"/>
    <w:rsid w:val="00273ADD"/>
    <w:rsid w:val="002756FF"/>
    <w:rsid w:val="002772C0"/>
    <w:rsid w:val="00277498"/>
    <w:rsid w:val="002774A3"/>
    <w:rsid w:val="002778B6"/>
    <w:rsid w:val="00280313"/>
    <w:rsid w:val="00282134"/>
    <w:rsid w:val="00282E7A"/>
    <w:rsid w:val="002834E5"/>
    <w:rsid w:val="00283549"/>
    <w:rsid w:val="00283634"/>
    <w:rsid w:val="00283BE4"/>
    <w:rsid w:val="00284142"/>
    <w:rsid w:val="0028573D"/>
    <w:rsid w:val="00286067"/>
    <w:rsid w:val="002876B8"/>
    <w:rsid w:val="00287827"/>
    <w:rsid w:val="00287BD0"/>
    <w:rsid w:val="00287F8A"/>
    <w:rsid w:val="00292DA6"/>
    <w:rsid w:val="00292F71"/>
    <w:rsid w:val="002944D9"/>
    <w:rsid w:val="00294A1B"/>
    <w:rsid w:val="00294D03"/>
    <w:rsid w:val="002974E9"/>
    <w:rsid w:val="002A0410"/>
    <w:rsid w:val="002A0CBE"/>
    <w:rsid w:val="002A1C98"/>
    <w:rsid w:val="002A2A8C"/>
    <w:rsid w:val="002A3716"/>
    <w:rsid w:val="002A6B01"/>
    <w:rsid w:val="002A7A7D"/>
    <w:rsid w:val="002B0495"/>
    <w:rsid w:val="002B04E1"/>
    <w:rsid w:val="002B1114"/>
    <w:rsid w:val="002B34B7"/>
    <w:rsid w:val="002B3B2B"/>
    <w:rsid w:val="002B6AA2"/>
    <w:rsid w:val="002B7B51"/>
    <w:rsid w:val="002C1FD6"/>
    <w:rsid w:val="002C2573"/>
    <w:rsid w:val="002C291F"/>
    <w:rsid w:val="002C2D1E"/>
    <w:rsid w:val="002C2DB6"/>
    <w:rsid w:val="002C4582"/>
    <w:rsid w:val="002C722C"/>
    <w:rsid w:val="002C739B"/>
    <w:rsid w:val="002D146B"/>
    <w:rsid w:val="002D228E"/>
    <w:rsid w:val="002D2915"/>
    <w:rsid w:val="002D34BC"/>
    <w:rsid w:val="002D62E1"/>
    <w:rsid w:val="002E0867"/>
    <w:rsid w:val="002E0B66"/>
    <w:rsid w:val="002E503B"/>
    <w:rsid w:val="002E6218"/>
    <w:rsid w:val="002F240E"/>
    <w:rsid w:val="002F3EEB"/>
    <w:rsid w:val="002F5CEA"/>
    <w:rsid w:val="003009C0"/>
    <w:rsid w:val="00301900"/>
    <w:rsid w:val="00301C0B"/>
    <w:rsid w:val="0030233B"/>
    <w:rsid w:val="0030650D"/>
    <w:rsid w:val="00307993"/>
    <w:rsid w:val="00313E0B"/>
    <w:rsid w:val="00315674"/>
    <w:rsid w:val="00315CA2"/>
    <w:rsid w:val="00315E8C"/>
    <w:rsid w:val="00316092"/>
    <w:rsid w:val="003200CE"/>
    <w:rsid w:val="0032052F"/>
    <w:rsid w:val="0032087C"/>
    <w:rsid w:val="00321BBF"/>
    <w:rsid w:val="00324ABA"/>
    <w:rsid w:val="0032560C"/>
    <w:rsid w:val="00327BDC"/>
    <w:rsid w:val="00336B74"/>
    <w:rsid w:val="003377FC"/>
    <w:rsid w:val="0034009E"/>
    <w:rsid w:val="003400BB"/>
    <w:rsid w:val="00344ED7"/>
    <w:rsid w:val="00345463"/>
    <w:rsid w:val="003460FA"/>
    <w:rsid w:val="0034675F"/>
    <w:rsid w:val="0034683E"/>
    <w:rsid w:val="00346E60"/>
    <w:rsid w:val="003500F5"/>
    <w:rsid w:val="00351E2B"/>
    <w:rsid w:val="00352EA7"/>
    <w:rsid w:val="00354AC7"/>
    <w:rsid w:val="0036138D"/>
    <w:rsid w:val="00361740"/>
    <w:rsid w:val="00363103"/>
    <w:rsid w:val="003669BC"/>
    <w:rsid w:val="00366B96"/>
    <w:rsid w:val="00373161"/>
    <w:rsid w:val="003769AE"/>
    <w:rsid w:val="003775B2"/>
    <w:rsid w:val="00377AD1"/>
    <w:rsid w:val="00382CB6"/>
    <w:rsid w:val="00385D46"/>
    <w:rsid w:val="0038640C"/>
    <w:rsid w:val="00386BF6"/>
    <w:rsid w:val="00387551"/>
    <w:rsid w:val="0039023E"/>
    <w:rsid w:val="00391F1F"/>
    <w:rsid w:val="00395D18"/>
    <w:rsid w:val="003A20A7"/>
    <w:rsid w:val="003A217E"/>
    <w:rsid w:val="003A27BF"/>
    <w:rsid w:val="003A56EE"/>
    <w:rsid w:val="003A634B"/>
    <w:rsid w:val="003A7121"/>
    <w:rsid w:val="003A723A"/>
    <w:rsid w:val="003B1A40"/>
    <w:rsid w:val="003B1AA7"/>
    <w:rsid w:val="003B1BA4"/>
    <w:rsid w:val="003B1DBD"/>
    <w:rsid w:val="003B45C8"/>
    <w:rsid w:val="003B7208"/>
    <w:rsid w:val="003C415E"/>
    <w:rsid w:val="003C5A43"/>
    <w:rsid w:val="003C5F8D"/>
    <w:rsid w:val="003C6358"/>
    <w:rsid w:val="003C73BB"/>
    <w:rsid w:val="003D04E0"/>
    <w:rsid w:val="003D07E1"/>
    <w:rsid w:val="003D5075"/>
    <w:rsid w:val="003D66BF"/>
    <w:rsid w:val="003E0FC4"/>
    <w:rsid w:val="003E1F40"/>
    <w:rsid w:val="003E2BDD"/>
    <w:rsid w:val="003E3B1F"/>
    <w:rsid w:val="003E4D07"/>
    <w:rsid w:val="003E7863"/>
    <w:rsid w:val="003E7EAA"/>
    <w:rsid w:val="003F4864"/>
    <w:rsid w:val="003F5740"/>
    <w:rsid w:val="003F5B96"/>
    <w:rsid w:val="003F7121"/>
    <w:rsid w:val="00402761"/>
    <w:rsid w:val="00404B9D"/>
    <w:rsid w:val="004067BF"/>
    <w:rsid w:val="00407674"/>
    <w:rsid w:val="00412086"/>
    <w:rsid w:val="004127E0"/>
    <w:rsid w:val="004138DC"/>
    <w:rsid w:val="00413E9D"/>
    <w:rsid w:val="00414153"/>
    <w:rsid w:val="00414484"/>
    <w:rsid w:val="004163C7"/>
    <w:rsid w:val="00420DEC"/>
    <w:rsid w:val="00421019"/>
    <w:rsid w:val="00422B4A"/>
    <w:rsid w:val="00425529"/>
    <w:rsid w:val="00425A1E"/>
    <w:rsid w:val="00430856"/>
    <w:rsid w:val="00433FFA"/>
    <w:rsid w:val="00435F13"/>
    <w:rsid w:val="00436765"/>
    <w:rsid w:val="00440104"/>
    <w:rsid w:val="004429C4"/>
    <w:rsid w:val="00443B45"/>
    <w:rsid w:val="0044736B"/>
    <w:rsid w:val="00447BA1"/>
    <w:rsid w:val="00450B8B"/>
    <w:rsid w:val="00450FE5"/>
    <w:rsid w:val="00453749"/>
    <w:rsid w:val="0046048D"/>
    <w:rsid w:val="00460592"/>
    <w:rsid w:val="004663B8"/>
    <w:rsid w:val="00466614"/>
    <w:rsid w:val="004703D5"/>
    <w:rsid w:val="00471742"/>
    <w:rsid w:val="00472FFE"/>
    <w:rsid w:val="00476131"/>
    <w:rsid w:val="0048412F"/>
    <w:rsid w:val="00486A73"/>
    <w:rsid w:val="0048757E"/>
    <w:rsid w:val="0049150B"/>
    <w:rsid w:val="00495541"/>
    <w:rsid w:val="00495691"/>
    <w:rsid w:val="00495810"/>
    <w:rsid w:val="00495B4A"/>
    <w:rsid w:val="004A08F7"/>
    <w:rsid w:val="004A0CBD"/>
    <w:rsid w:val="004A4120"/>
    <w:rsid w:val="004A6A45"/>
    <w:rsid w:val="004A726D"/>
    <w:rsid w:val="004A7A1A"/>
    <w:rsid w:val="004A7CE6"/>
    <w:rsid w:val="004B0892"/>
    <w:rsid w:val="004B0B9C"/>
    <w:rsid w:val="004B1B63"/>
    <w:rsid w:val="004B21A2"/>
    <w:rsid w:val="004B3A08"/>
    <w:rsid w:val="004B4136"/>
    <w:rsid w:val="004B5FFC"/>
    <w:rsid w:val="004C2481"/>
    <w:rsid w:val="004C265C"/>
    <w:rsid w:val="004C44BC"/>
    <w:rsid w:val="004D2FFB"/>
    <w:rsid w:val="004D52B6"/>
    <w:rsid w:val="004D53B9"/>
    <w:rsid w:val="004E01E1"/>
    <w:rsid w:val="004E151C"/>
    <w:rsid w:val="004E1EF6"/>
    <w:rsid w:val="004E269C"/>
    <w:rsid w:val="004E278B"/>
    <w:rsid w:val="004E4A6F"/>
    <w:rsid w:val="004E5683"/>
    <w:rsid w:val="004E5C54"/>
    <w:rsid w:val="004F0CD6"/>
    <w:rsid w:val="004F2DE2"/>
    <w:rsid w:val="004F6DBC"/>
    <w:rsid w:val="004F6DBD"/>
    <w:rsid w:val="004F6FDD"/>
    <w:rsid w:val="00500651"/>
    <w:rsid w:val="00502F8B"/>
    <w:rsid w:val="0050382B"/>
    <w:rsid w:val="00504D5E"/>
    <w:rsid w:val="00505BCA"/>
    <w:rsid w:val="00505CD0"/>
    <w:rsid w:val="00507B3F"/>
    <w:rsid w:val="0051204F"/>
    <w:rsid w:val="0051249A"/>
    <w:rsid w:val="005137ED"/>
    <w:rsid w:val="00514E3D"/>
    <w:rsid w:val="00515D7B"/>
    <w:rsid w:val="005165D7"/>
    <w:rsid w:val="00517E57"/>
    <w:rsid w:val="00522474"/>
    <w:rsid w:val="0052532E"/>
    <w:rsid w:val="005302C2"/>
    <w:rsid w:val="00535530"/>
    <w:rsid w:val="005366EF"/>
    <w:rsid w:val="005367B9"/>
    <w:rsid w:val="00536AB8"/>
    <w:rsid w:val="00536D10"/>
    <w:rsid w:val="00543256"/>
    <w:rsid w:val="00544A80"/>
    <w:rsid w:val="00546C2D"/>
    <w:rsid w:val="00546C6E"/>
    <w:rsid w:val="00547386"/>
    <w:rsid w:val="00550F53"/>
    <w:rsid w:val="00551888"/>
    <w:rsid w:val="00552B75"/>
    <w:rsid w:val="00553579"/>
    <w:rsid w:val="005537C0"/>
    <w:rsid w:val="005544B0"/>
    <w:rsid w:val="00554C46"/>
    <w:rsid w:val="005564EE"/>
    <w:rsid w:val="005609C7"/>
    <w:rsid w:val="005641EC"/>
    <w:rsid w:val="00564C39"/>
    <w:rsid w:val="0056735B"/>
    <w:rsid w:val="00570B04"/>
    <w:rsid w:val="005746E0"/>
    <w:rsid w:val="00575CB5"/>
    <w:rsid w:val="00577657"/>
    <w:rsid w:val="0058042C"/>
    <w:rsid w:val="0058082A"/>
    <w:rsid w:val="00581590"/>
    <w:rsid w:val="00584331"/>
    <w:rsid w:val="0058799C"/>
    <w:rsid w:val="00591836"/>
    <w:rsid w:val="00593096"/>
    <w:rsid w:val="0059438E"/>
    <w:rsid w:val="0059535E"/>
    <w:rsid w:val="005A01CF"/>
    <w:rsid w:val="005A06B7"/>
    <w:rsid w:val="005A3D63"/>
    <w:rsid w:val="005A3D92"/>
    <w:rsid w:val="005A4316"/>
    <w:rsid w:val="005A55DB"/>
    <w:rsid w:val="005A6C24"/>
    <w:rsid w:val="005A729C"/>
    <w:rsid w:val="005B10FB"/>
    <w:rsid w:val="005B26AB"/>
    <w:rsid w:val="005B26F3"/>
    <w:rsid w:val="005B28B6"/>
    <w:rsid w:val="005B2A19"/>
    <w:rsid w:val="005B5C01"/>
    <w:rsid w:val="005C11A4"/>
    <w:rsid w:val="005C3774"/>
    <w:rsid w:val="005C3A4B"/>
    <w:rsid w:val="005C3F0E"/>
    <w:rsid w:val="005C4970"/>
    <w:rsid w:val="005C737C"/>
    <w:rsid w:val="005D02F2"/>
    <w:rsid w:val="005D22B1"/>
    <w:rsid w:val="005D2A5E"/>
    <w:rsid w:val="005D2BEE"/>
    <w:rsid w:val="005D3458"/>
    <w:rsid w:val="005D57F4"/>
    <w:rsid w:val="005D5CFA"/>
    <w:rsid w:val="005E0613"/>
    <w:rsid w:val="005E0D13"/>
    <w:rsid w:val="005E168A"/>
    <w:rsid w:val="005E30B3"/>
    <w:rsid w:val="005E34CC"/>
    <w:rsid w:val="005E36D0"/>
    <w:rsid w:val="005E3CB8"/>
    <w:rsid w:val="005E4301"/>
    <w:rsid w:val="005E4978"/>
    <w:rsid w:val="005E56E8"/>
    <w:rsid w:val="005F0CD8"/>
    <w:rsid w:val="005F26B2"/>
    <w:rsid w:val="005F2EF9"/>
    <w:rsid w:val="005F300F"/>
    <w:rsid w:val="005F41A2"/>
    <w:rsid w:val="005F4740"/>
    <w:rsid w:val="006007C3"/>
    <w:rsid w:val="00601BC4"/>
    <w:rsid w:val="006049B6"/>
    <w:rsid w:val="006057C2"/>
    <w:rsid w:val="0061172A"/>
    <w:rsid w:val="00611BA0"/>
    <w:rsid w:val="00613267"/>
    <w:rsid w:val="0061400D"/>
    <w:rsid w:val="00614473"/>
    <w:rsid w:val="0061472B"/>
    <w:rsid w:val="006153BF"/>
    <w:rsid w:val="00617362"/>
    <w:rsid w:val="006176D0"/>
    <w:rsid w:val="00622AB0"/>
    <w:rsid w:val="006233FC"/>
    <w:rsid w:val="0062393F"/>
    <w:rsid w:val="006243AD"/>
    <w:rsid w:val="0062469F"/>
    <w:rsid w:val="0063056C"/>
    <w:rsid w:val="00630BA5"/>
    <w:rsid w:val="00631C99"/>
    <w:rsid w:val="006321BD"/>
    <w:rsid w:val="00633925"/>
    <w:rsid w:val="00634E99"/>
    <w:rsid w:val="00634EAD"/>
    <w:rsid w:val="006352F0"/>
    <w:rsid w:val="006403F1"/>
    <w:rsid w:val="00640A4F"/>
    <w:rsid w:val="00640E3B"/>
    <w:rsid w:val="00641DBB"/>
    <w:rsid w:val="00642BE3"/>
    <w:rsid w:val="00642C04"/>
    <w:rsid w:val="00642C19"/>
    <w:rsid w:val="006453CF"/>
    <w:rsid w:val="00652926"/>
    <w:rsid w:val="00655CC9"/>
    <w:rsid w:val="00655F2D"/>
    <w:rsid w:val="006563AB"/>
    <w:rsid w:val="00662747"/>
    <w:rsid w:val="0066743E"/>
    <w:rsid w:val="006700AF"/>
    <w:rsid w:val="006702D4"/>
    <w:rsid w:val="0067090D"/>
    <w:rsid w:val="006713EC"/>
    <w:rsid w:val="006727AC"/>
    <w:rsid w:val="00672BB5"/>
    <w:rsid w:val="006824B5"/>
    <w:rsid w:val="0068315A"/>
    <w:rsid w:val="006839C0"/>
    <w:rsid w:val="0068465E"/>
    <w:rsid w:val="00685540"/>
    <w:rsid w:val="00690591"/>
    <w:rsid w:val="0069074E"/>
    <w:rsid w:val="00693985"/>
    <w:rsid w:val="006946EF"/>
    <w:rsid w:val="0069597C"/>
    <w:rsid w:val="00696739"/>
    <w:rsid w:val="006A1176"/>
    <w:rsid w:val="006A1260"/>
    <w:rsid w:val="006A157B"/>
    <w:rsid w:val="006A1D21"/>
    <w:rsid w:val="006A43F4"/>
    <w:rsid w:val="006A5DE2"/>
    <w:rsid w:val="006A6604"/>
    <w:rsid w:val="006B08B8"/>
    <w:rsid w:val="006B1639"/>
    <w:rsid w:val="006B1C56"/>
    <w:rsid w:val="006B6E74"/>
    <w:rsid w:val="006B7434"/>
    <w:rsid w:val="006B775D"/>
    <w:rsid w:val="006B7FBB"/>
    <w:rsid w:val="006C0AE1"/>
    <w:rsid w:val="006C0CB1"/>
    <w:rsid w:val="006C10F3"/>
    <w:rsid w:val="006C1A6A"/>
    <w:rsid w:val="006C75AA"/>
    <w:rsid w:val="006D0BD5"/>
    <w:rsid w:val="006D4BDB"/>
    <w:rsid w:val="006D4D00"/>
    <w:rsid w:val="006D5969"/>
    <w:rsid w:val="006D5D9E"/>
    <w:rsid w:val="006D63B2"/>
    <w:rsid w:val="006E0802"/>
    <w:rsid w:val="006E11C6"/>
    <w:rsid w:val="006E149A"/>
    <w:rsid w:val="006E2CC0"/>
    <w:rsid w:val="006E464E"/>
    <w:rsid w:val="006E56EC"/>
    <w:rsid w:val="006E574B"/>
    <w:rsid w:val="006E5DA1"/>
    <w:rsid w:val="006E774E"/>
    <w:rsid w:val="006F17BD"/>
    <w:rsid w:val="006F2441"/>
    <w:rsid w:val="006F2D38"/>
    <w:rsid w:val="006F33EA"/>
    <w:rsid w:val="006F4363"/>
    <w:rsid w:val="006F4D7D"/>
    <w:rsid w:val="006F618F"/>
    <w:rsid w:val="006F6D8A"/>
    <w:rsid w:val="006F6FB2"/>
    <w:rsid w:val="006F6FDF"/>
    <w:rsid w:val="006F7112"/>
    <w:rsid w:val="00700226"/>
    <w:rsid w:val="007047A4"/>
    <w:rsid w:val="0070674D"/>
    <w:rsid w:val="00706D8E"/>
    <w:rsid w:val="00707064"/>
    <w:rsid w:val="00707113"/>
    <w:rsid w:val="007076A7"/>
    <w:rsid w:val="00707705"/>
    <w:rsid w:val="007116B3"/>
    <w:rsid w:val="007119A7"/>
    <w:rsid w:val="00713541"/>
    <w:rsid w:val="00715234"/>
    <w:rsid w:val="007159F0"/>
    <w:rsid w:val="00721CE5"/>
    <w:rsid w:val="00727695"/>
    <w:rsid w:val="00727F3D"/>
    <w:rsid w:val="00730E03"/>
    <w:rsid w:val="00733FC7"/>
    <w:rsid w:val="007345FE"/>
    <w:rsid w:val="00737EE1"/>
    <w:rsid w:val="0074046F"/>
    <w:rsid w:val="00740B87"/>
    <w:rsid w:val="00741094"/>
    <w:rsid w:val="007444C1"/>
    <w:rsid w:val="00744B08"/>
    <w:rsid w:val="007453FA"/>
    <w:rsid w:val="00751524"/>
    <w:rsid w:val="00751F40"/>
    <w:rsid w:val="00752F6D"/>
    <w:rsid w:val="00755697"/>
    <w:rsid w:val="007561D3"/>
    <w:rsid w:val="00760571"/>
    <w:rsid w:val="00763352"/>
    <w:rsid w:val="007640D8"/>
    <w:rsid w:val="00765024"/>
    <w:rsid w:val="00766161"/>
    <w:rsid w:val="00766C13"/>
    <w:rsid w:val="00767C46"/>
    <w:rsid w:val="00770A3A"/>
    <w:rsid w:val="00771756"/>
    <w:rsid w:val="0077294A"/>
    <w:rsid w:val="0077684C"/>
    <w:rsid w:val="00781E94"/>
    <w:rsid w:val="00783198"/>
    <w:rsid w:val="00787126"/>
    <w:rsid w:val="007902E0"/>
    <w:rsid w:val="0079086F"/>
    <w:rsid w:val="00791E09"/>
    <w:rsid w:val="00793E52"/>
    <w:rsid w:val="00793EE6"/>
    <w:rsid w:val="00797922"/>
    <w:rsid w:val="00797CA5"/>
    <w:rsid w:val="007A0680"/>
    <w:rsid w:val="007A397C"/>
    <w:rsid w:val="007A3C0E"/>
    <w:rsid w:val="007A475D"/>
    <w:rsid w:val="007A481D"/>
    <w:rsid w:val="007A6A71"/>
    <w:rsid w:val="007A6D83"/>
    <w:rsid w:val="007A7F90"/>
    <w:rsid w:val="007B04EB"/>
    <w:rsid w:val="007B0E7C"/>
    <w:rsid w:val="007B3B45"/>
    <w:rsid w:val="007B593A"/>
    <w:rsid w:val="007B5C4B"/>
    <w:rsid w:val="007B770B"/>
    <w:rsid w:val="007C1E29"/>
    <w:rsid w:val="007C3B84"/>
    <w:rsid w:val="007C3C6E"/>
    <w:rsid w:val="007D1C09"/>
    <w:rsid w:val="007D2555"/>
    <w:rsid w:val="007D3551"/>
    <w:rsid w:val="007D71D0"/>
    <w:rsid w:val="007E11FE"/>
    <w:rsid w:val="007E3AC2"/>
    <w:rsid w:val="007E7AA3"/>
    <w:rsid w:val="007F0DBF"/>
    <w:rsid w:val="007F1655"/>
    <w:rsid w:val="007F1D80"/>
    <w:rsid w:val="007F42CE"/>
    <w:rsid w:val="007F4F61"/>
    <w:rsid w:val="007F59F8"/>
    <w:rsid w:val="007F6073"/>
    <w:rsid w:val="007F64E9"/>
    <w:rsid w:val="00801F13"/>
    <w:rsid w:val="00802C08"/>
    <w:rsid w:val="00803EA5"/>
    <w:rsid w:val="008047A4"/>
    <w:rsid w:val="00804925"/>
    <w:rsid w:val="008138C7"/>
    <w:rsid w:val="00813B3C"/>
    <w:rsid w:val="0081448D"/>
    <w:rsid w:val="00814DC6"/>
    <w:rsid w:val="00815799"/>
    <w:rsid w:val="008216AB"/>
    <w:rsid w:val="00821B55"/>
    <w:rsid w:val="00821D4E"/>
    <w:rsid w:val="00822C75"/>
    <w:rsid w:val="00823754"/>
    <w:rsid w:val="00823C85"/>
    <w:rsid w:val="00825284"/>
    <w:rsid w:val="008256B9"/>
    <w:rsid w:val="00827050"/>
    <w:rsid w:val="00827810"/>
    <w:rsid w:val="00827D15"/>
    <w:rsid w:val="00830169"/>
    <w:rsid w:val="008317B1"/>
    <w:rsid w:val="00833605"/>
    <w:rsid w:val="00834094"/>
    <w:rsid w:val="008343AD"/>
    <w:rsid w:val="008346EE"/>
    <w:rsid w:val="00836637"/>
    <w:rsid w:val="00837F1E"/>
    <w:rsid w:val="0084139C"/>
    <w:rsid w:val="00841D9B"/>
    <w:rsid w:val="00841DDC"/>
    <w:rsid w:val="0084221C"/>
    <w:rsid w:val="008426AA"/>
    <w:rsid w:val="00842A45"/>
    <w:rsid w:val="00843E78"/>
    <w:rsid w:val="00844677"/>
    <w:rsid w:val="00850211"/>
    <w:rsid w:val="00850917"/>
    <w:rsid w:val="00852BA0"/>
    <w:rsid w:val="00853E35"/>
    <w:rsid w:val="00854456"/>
    <w:rsid w:val="008547C6"/>
    <w:rsid w:val="00855EB8"/>
    <w:rsid w:val="008565C0"/>
    <w:rsid w:val="0086172A"/>
    <w:rsid w:val="00861E08"/>
    <w:rsid w:val="00862159"/>
    <w:rsid w:val="00862A0A"/>
    <w:rsid w:val="00864DF3"/>
    <w:rsid w:val="008665D1"/>
    <w:rsid w:val="00870016"/>
    <w:rsid w:val="00870A46"/>
    <w:rsid w:val="00870FFB"/>
    <w:rsid w:val="00871897"/>
    <w:rsid w:val="00872588"/>
    <w:rsid w:val="00872AB7"/>
    <w:rsid w:val="00872CC6"/>
    <w:rsid w:val="00873135"/>
    <w:rsid w:val="00874DAE"/>
    <w:rsid w:val="00875351"/>
    <w:rsid w:val="0087560C"/>
    <w:rsid w:val="00875FA5"/>
    <w:rsid w:val="008763CC"/>
    <w:rsid w:val="00877988"/>
    <w:rsid w:val="00881B4E"/>
    <w:rsid w:val="00882345"/>
    <w:rsid w:val="0088457C"/>
    <w:rsid w:val="008868BA"/>
    <w:rsid w:val="00893145"/>
    <w:rsid w:val="00893227"/>
    <w:rsid w:val="008943D7"/>
    <w:rsid w:val="00894A01"/>
    <w:rsid w:val="008967B6"/>
    <w:rsid w:val="008A0BA5"/>
    <w:rsid w:val="008A1507"/>
    <w:rsid w:val="008A1B88"/>
    <w:rsid w:val="008A2464"/>
    <w:rsid w:val="008A2715"/>
    <w:rsid w:val="008A30BB"/>
    <w:rsid w:val="008A4D99"/>
    <w:rsid w:val="008A6804"/>
    <w:rsid w:val="008A706A"/>
    <w:rsid w:val="008B0C45"/>
    <w:rsid w:val="008B357E"/>
    <w:rsid w:val="008B47AA"/>
    <w:rsid w:val="008B7B5A"/>
    <w:rsid w:val="008C0E41"/>
    <w:rsid w:val="008C1BB9"/>
    <w:rsid w:val="008C240C"/>
    <w:rsid w:val="008C33C5"/>
    <w:rsid w:val="008C4E4D"/>
    <w:rsid w:val="008C4EBF"/>
    <w:rsid w:val="008C618E"/>
    <w:rsid w:val="008C798B"/>
    <w:rsid w:val="008D0EEF"/>
    <w:rsid w:val="008D0F3D"/>
    <w:rsid w:val="008D56B7"/>
    <w:rsid w:val="008D78B6"/>
    <w:rsid w:val="008E0EA8"/>
    <w:rsid w:val="008E1018"/>
    <w:rsid w:val="008E7BE1"/>
    <w:rsid w:val="008F06F2"/>
    <w:rsid w:val="008F20E4"/>
    <w:rsid w:val="008F2899"/>
    <w:rsid w:val="008F3F98"/>
    <w:rsid w:val="008F41A4"/>
    <w:rsid w:val="008F4F1E"/>
    <w:rsid w:val="008F74BE"/>
    <w:rsid w:val="008F7BE5"/>
    <w:rsid w:val="00900413"/>
    <w:rsid w:val="00900EBD"/>
    <w:rsid w:val="00901273"/>
    <w:rsid w:val="00901FD0"/>
    <w:rsid w:val="00903D7F"/>
    <w:rsid w:val="009046C2"/>
    <w:rsid w:val="00905F52"/>
    <w:rsid w:val="00910B68"/>
    <w:rsid w:val="009110B8"/>
    <w:rsid w:val="009114FF"/>
    <w:rsid w:val="00913010"/>
    <w:rsid w:val="0091388F"/>
    <w:rsid w:val="00913CA7"/>
    <w:rsid w:val="00917DCF"/>
    <w:rsid w:val="00917F19"/>
    <w:rsid w:val="00921CCE"/>
    <w:rsid w:val="00923C24"/>
    <w:rsid w:val="00925C03"/>
    <w:rsid w:val="00933149"/>
    <w:rsid w:val="00937C3D"/>
    <w:rsid w:val="00943BC3"/>
    <w:rsid w:val="00945904"/>
    <w:rsid w:val="00945EE7"/>
    <w:rsid w:val="009475BC"/>
    <w:rsid w:val="009504AE"/>
    <w:rsid w:val="009505E3"/>
    <w:rsid w:val="00950718"/>
    <w:rsid w:val="00951E4A"/>
    <w:rsid w:val="00952081"/>
    <w:rsid w:val="009528F7"/>
    <w:rsid w:val="00955DD4"/>
    <w:rsid w:val="00956C0F"/>
    <w:rsid w:val="009613F9"/>
    <w:rsid w:val="00961F47"/>
    <w:rsid w:val="00962689"/>
    <w:rsid w:val="0096475F"/>
    <w:rsid w:val="009648C2"/>
    <w:rsid w:val="00967EF6"/>
    <w:rsid w:val="00970475"/>
    <w:rsid w:val="0097084A"/>
    <w:rsid w:val="00973364"/>
    <w:rsid w:val="00973FA0"/>
    <w:rsid w:val="009749B0"/>
    <w:rsid w:val="00975071"/>
    <w:rsid w:val="00976E4D"/>
    <w:rsid w:val="00977B5E"/>
    <w:rsid w:val="0098046C"/>
    <w:rsid w:val="00985092"/>
    <w:rsid w:val="00986317"/>
    <w:rsid w:val="00991444"/>
    <w:rsid w:val="00992FB7"/>
    <w:rsid w:val="009950E3"/>
    <w:rsid w:val="00995C8F"/>
    <w:rsid w:val="009A14B2"/>
    <w:rsid w:val="009A14D7"/>
    <w:rsid w:val="009A2677"/>
    <w:rsid w:val="009A442D"/>
    <w:rsid w:val="009A4947"/>
    <w:rsid w:val="009A4E56"/>
    <w:rsid w:val="009A5E11"/>
    <w:rsid w:val="009A7972"/>
    <w:rsid w:val="009B13B3"/>
    <w:rsid w:val="009B3960"/>
    <w:rsid w:val="009B42C4"/>
    <w:rsid w:val="009B44AB"/>
    <w:rsid w:val="009B6289"/>
    <w:rsid w:val="009B74F5"/>
    <w:rsid w:val="009C1B8F"/>
    <w:rsid w:val="009C2C91"/>
    <w:rsid w:val="009C444D"/>
    <w:rsid w:val="009C5CF3"/>
    <w:rsid w:val="009D09DF"/>
    <w:rsid w:val="009D1965"/>
    <w:rsid w:val="009D2E18"/>
    <w:rsid w:val="009E435C"/>
    <w:rsid w:val="009E4400"/>
    <w:rsid w:val="009E51BD"/>
    <w:rsid w:val="009F044A"/>
    <w:rsid w:val="009F0EC7"/>
    <w:rsid w:val="009F1253"/>
    <w:rsid w:val="009F1AC3"/>
    <w:rsid w:val="009F2F51"/>
    <w:rsid w:val="009F3481"/>
    <w:rsid w:val="009F413E"/>
    <w:rsid w:val="009F49BF"/>
    <w:rsid w:val="009F4B04"/>
    <w:rsid w:val="009F6219"/>
    <w:rsid w:val="009F652C"/>
    <w:rsid w:val="009F739E"/>
    <w:rsid w:val="009F7B6D"/>
    <w:rsid w:val="00A007C0"/>
    <w:rsid w:val="00A016DA"/>
    <w:rsid w:val="00A0193C"/>
    <w:rsid w:val="00A02AE4"/>
    <w:rsid w:val="00A04C36"/>
    <w:rsid w:val="00A067C9"/>
    <w:rsid w:val="00A071B3"/>
    <w:rsid w:val="00A12ABB"/>
    <w:rsid w:val="00A12DF8"/>
    <w:rsid w:val="00A15324"/>
    <w:rsid w:val="00A20423"/>
    <w:rsid w:val="00A20632"/>
    <w:rsid w:val="00A24CBA"/>
    <w:rsid w:val="00A307AB"/>
    <w:rsid w:val="00A31598"/>
    <w:rsid w:val="00A32376"/>
    <w:rsid w:val="00A3437B"/>
    <w:rsid w:val="00A360EE"/>
    <w:rsid w:val="00A36583"/>
    <w:rsid w:val="00A3723D"/>
    <w:rsid w:val="00A45473"/>
    <w:rsid w:val="00A474DC"/>
    <w:rsid w:val="00A50128"/>
    <w:rsid w:val="00A51987"/>
    <w:rsid w:val="00A52F19"/>
    <w:rsid w:val="00A54F56"/>
    <w:rsid w:val="00A54FEE"/>
    <w:rsid w:val="00A55076"/>
    <w:rsid w:val="00A55720"/>
    <w:rsid w:val="00A577BE"/>
    <w:rsid w:val="00A62B3D"/>
    <w:rsid w:val="00A63367"/>
    <w:rsid w:val="00A63EDA"/>
    <w:rsid w:val="00A64E3C"/>
    <w:rsid w:val="00A6584A"/>
    <w:rsid w:val="00A702D2"/>
    <w:rsid w:val="00A70543"/>
    <w:rsid w:val="00A84867"/>
    <w:rsid w:val="00A90354"/>
    <w:rsid w:val="00A928EA"/>
    <w:rsid w:val="00A92ED7"/>
    <w:rsid w:val="00A931AE"/>
    <w:rsid w:val="00A94FE7"/>
    <w:rsid w:val="00A96A92"/>
    <w:rsid w:val="00A97D3A"/>
    <w:rsid w:val="00AA1B20"/>
    <w:rsid w:val="00AA24BD"/>
    <w:rsid w:val="00AA3B86"/>
    <w:rsid w:val="00AA674B"/>
    <w:rsid w:val="00AA7F8C"/>
    <w:rsid w:val="00AB0AB4"/>
    <w:rsid w:val="00AB2E83"/>
    <w:rsid w:val="00AB49D9"/>
    <w:rsid w:val="00AB5651"/>
    <w:rsid w:val="00AB773F"/>
    <w:rsid w:val="00AC043D"/>
    <w:rsid w:val="00AC0A81"/>
    <w:rsid w:val="00AC2F7D"/>
    <w:rsid w:val="00AC3330"/>
    <w:rsid w:val="00AC4EAC"/>
    <w:rsid w:val="00AC4F2B"/>
    <w:rsid w:val="00AC5AFD"/>
    <w:rsid w:val="00AC69CC"/>
    <w:rsid w:val="00AC6C88"/>
    <w:rsid w:val="00AC74D4"/>
    <w:rsid w:val="00AC7952"/>
    <w:rsid w:val="00AC7CBC"/>
    <w:rsid w:val="00AD0726"/>
    <w:rsid w:val="00AD22C4"/>
    <w:rsid w:val="00AD280C"/>
    <w:rsid w:val="00AD2D9E"/>
    <w:rsid w:val="00AD374D"/>
    <w:rsid w:val="00AD416F"/>
    <w:rsid w:val="00AD4405"/>
    <w:rsid w:val="00AD6076"/>
    <w:rsid w:val="00AE0249"/>
    <w:rsid w:val="00AE0628"/>
    <w:rsid w:val="00AE0E0B"/>
    <w:rsid w:val="00AE1EDA"/>
    <w:rsid w:val="00AE2A3F"/>
    <w:rsid w:val="00AE481D"/>
    <w:rsid w:val="00AE59C2"/>
    <w:rsid w:val="00AF1076"/>
    <w:rsid w:val="00AF4140"/>
    <w:rsid w:val="00AF5C1D"/>
    <w:rsid w:val="00AF6062"/>
    <w:rsid w:val="00AF71B5"/>
    <w:rsid w:val="00B00330"/>
    <w:rsid w:val="00B017D8"/>
    <w:rsid w:val="00B01AAE"/>
    <w:rsid w:val="00B03AFE"/>
    <w:rsid w:val="00B041D4"/>
    <w:rsid w:val="00B042FD"/>
    <w:rsid w:val="00B04E6D"/>
    <w:rsid w:val="00B054C3"/>
    <w:rsid w:val="00B105F6"/>
    <w:rsid w:val="00B12097"/>
    <w:rsid w:val="00B12888"/>
    <w:rsid w:val="00B130D2"/>
    <w:rsid w:val="00B16C80"/>
    <w:rsid w:val="00B1777D"/>
    <w:rsid w:val="00B20721"/>
    <w:rsid w:val="00B216C9"/>
    <w:rsid w:val="00B2357A"/>
    <w:rsid w:val="00B24F31"/>
    <w:rsid w:val="00B312AF"/>
    <w:rsid w:val="00B31781"/>
    <w:rsid w:val="00B3204C"/>
    <w:rsid w:val="00B34283"/>
    <w:rsid w:val="00B35777"/>
    <w:rsid w:val="00B3654A"/>
    <w:rsid w:val="00B368F6"/>
    <w:rsid w:val="00B37AE2"/>
    <w:rsid w:val="00B41DD7"/>
    <w:rsid w:val="00B420B6"/>
    <w:rsid w:val="00B43F2F"/>
    <w:rsid w:val="00B4406D"/>
    <w:rsid w:val="00B470FD"/>
    <w:rsid w:val="00B51ACC"/>
    <w:rsid w:val="00B52F1C"/>
    <w:rsid w:val="00B52FCF"/>
    <w:rsid w:val="00B53481"/>
    <w:rsid w:val="00B546DF"/>
    <w:rsid w:val="00B57E4D"/>
    <w:rsid w:val="00B61125"/>
    <w:rsid w:val="00B6156E"/>
    <w:rsid w:val="00B623B0"/>
    <w:rsid w:val="00B63ACC"/>
    <w:rsid w:val="00B65C64"/>
    <w:rsid w:val="00B706FC"/>
    <w:rsid w:val="00B717A9"/>
    <w:rsid w:val="00B73CF5"/>
    <w:rsid w:val="00B7455C"/>
    <w:rsid w:val="00B7616A"/>
    <w:rsid w:val="00B76736"/>
    <w:rsid w:val="00B77950"/>
    <w:rsid w:val="00B77F9D"/>
    <w:rsid w:val="00B80C6A"/>
    <w:rsid w:val="00B81B51"/>
    <w:rsid w:val="00B81F19"/>
    <w:rsid w:val="00B83D98"/>
    <w:rsid w:val="00B860D2"/>
    <w:rsid w:val="00B86520"/>
    <w:rsid w:val="00B86F40"/>
    <w:rsid w:val="00B93AA5"/>
    <w:rsid w:val="00B93DC6"/>
    <w:rsid w:val="00B94897"/>
    <w:rsid w:val="00B9748E"/>
    <w:rsid w:val="00BA12F5"/>
    <w:rsid w:val="00BA1D1C"/>
    <w:rsid w:val="00BA1D35"/>
    <w:rsid w:val="00BA2677"/>
    <w:rsid w:val="00BA3EDC"/>
    <w:rsid w:val="00BA5385"/>
    <w:rsid w:val="00BA6842"/>
    <w:rsid w:val="00BB083F"/>
    <w:rsid w:val="00BB373A"/>
    <w:rsid w:val="00BB42AB"/>
    <w:rsid w:val="00BB6975"/>
    <w:rsid w:val="00BC268F"/>
    <w:rsid w:val="00BC615C"/>
    <w:rsid w:val="00BC71CC"/>
    <w:rsid w:val="00BC7CCB"/>
    <w:rsid w:val="00BD006A"/>
    <w:rsid w:val="00BD2A85"/>
    <w:rsid w:val="00BD4B30"/>
    <w:rsid w:val="00BD660C"/>
    <w:rsid w:val="00BE01A1"/>
    <w:rsid w:val="00BE6B9E"/>
    <w:rsid w:val="00BF1445"/>
    <w:rsid w:val="00BF15D4"/>
    <w:rsid w:val="00BF1CEF"/>
    <w:rsid w:val="00BF1DD5"/>
    <w:rsid w:val="00BF236D"/>
    <w:rsid w:val="00BF2684"/>
    <w:rsid w:val="00BF623E"/>
    <w:rsid w:val="00BF66F8"/>
    <w:rsid w:val="00BF72AE"/>
    <w:rsid w:val="00BF7EA2"/>
    <w:rsid w:val="00C01D07"/>
    <w:rsid w:val="00C02417"/>
    <w:rsid w:val="00C02F2D"/>
    <w:rsid w:val="00C0448F"/>
    <w:rsid w:val="00C04A7C"/>
    <w:rsid w:val="00C0513E"/>
    <w:rsid w:val="00C05A64"/>
    <w:rsid w:val="00C101B1"/>
    <w:rsid w:val="00C12501"/>
    <w:rsid w:val="00C14065"/>
    <w:rsid w:val="00C16498"/>
    <w:rsid w:val="00C2083C"/>
    <w:rsid w:val="00C22D65"/>
    <w:rsid w:val="00C24E12"/>
    <w:rsid w:val="00C25175"/>
    <w:rsid w:val="00C25178"/>
    <w:rsid w:val="00C266DD"/>
    <w:rsid w:val="00C26B7D"/>
    <w:rsid w:val="00C301EB"/>
    <w:rsid w:val="00C33804"/>
    <w:rsid w:val="00C33D8C"/>
    <w:rsid w:val="00C34782"/>
    <w:rsid w:val="00C356A0"/>
    <w:rsid w:val="00C35DD4"/>
    <w:rsid w:val="00C37920"/>
    <w:rsid w:val="00C40738"/>
    <w:rsid w:val="00C421BE"/>
    <w:rsid w:val="00C42FC7"/>
    <w:rsid w:val="00C44556"/>
    <w:rsid w:val="00C46971"/>
    <w:rsid w:val="00C46A0D"/>
    <w:rsid w:val="00C46F7D"/>
    <w:rsid w:val="00C47917"/>
    <w:rsid w:val="00C56150"/>
    <w:rsid w:val="00C5666B"/>
    <w:rsid w:val="00C6111E"/>
    <w:rsid w:val="00C633C3"/>
    <w:rsid w:val="00C63B75"/>
    <w:rsid w:val="00C63B7C"/>
    <w:rsid w:val="00C63D3C"/>
    <w:rsid w:val="00C6574F"/>
    <w:rsid w:val="00C70658"/>
    <w:rsid w:val="00C70745"/>
    <w:rsid w:val="00C70AD3"/>
    <w:rsid w:val="00C7119F"/>
    <w:rsid w:val="00C72B42"/>
    <w:rsid w:val="00C72CE1"/>
    <w:rsid w:val="00C73CFD"/>
    <w:rsid w:val="00C7493D"/>
    <w:rsid w:val="00C754C5"/>
    <w:rsid w:val="00C75BA7"/>
    <w:rsid w:val="00C776EC"/>
    <w:rsid w:val="00C80619"/>
    <w:rsid w:val="00C81E97"/>
    <w:rsid w:val="00C81F84"/>
    <w:rsid w:val="00C825CE"/>
    <w:rsid w:val="00C83239"/>
    <w:rsid w:val="00C8376D"/>
    <w:rsid w:val="00C8592C"/>
    <w:rsid w:val="00C92254"/>
    <w:rsid w:val="00C92428"/>
    <w:rsid w:val="00C92A9A"/>
    <w:rsid w:val="00C94E57"/>
    <w:rsid w:val="00C96196"/>
    <w:rsid w:val="00C976E8"/>
    <w:rsid w:val="00C97B68"/>
    <w:rsid w:val="00CA0D2B"/>
    <w:rsid w:val="00CA1A78"/>
    <w:rsid w:val="00CA2097"/>
    <w:rsid w:val="00CA3737"/>
    <w:rsid w:val="00CA4B74"/>
    <w:rsid w:val="00CA4F5E"/>
    <w:rsid w:val="00CA656D"/>
    <w:rsid w:val="00CB0AD8"/>
    <w:rsid w:val="00CB1247"/>
    <w:rsid w:val="00CB1C92"/>
    <w:rsid w:val="00CB3C65"/>
    <w:rsid w:val="00CB5996"/>
    <w:rsid w:val="00CB7C2B"/>
    <w:rsid w:val="00CC0B0A"/>
    <w:rsid w:val="00CC104C"/>
    <w:rsid w:val="00CC170C"/>
    <w:rsid w:val="00CC228B"/>
    <w:rsid w:val="00CC70DA"/>
    <w:rsid w:val="00CC7104"/>
    <w:rsid w:val="00CD297E"/>
    <w:rsid w:val="00CD4433"/>
    <w:rsid w:val="00CD5088"/>
    <w:rsid w:val="00CD5D31"/>
    <w:rsid w:val="00CD6278"/>
    <w:rsid w:val="00CE11FC"/>
    <w:rsid w:val="00CE1A8F"/>
    <w:rsid w:val="00CE2AC0"/>
    <w:rsid w:val="00CE436C"/>
    <w:rsid w:val="00CE48DC"/>
    <w:rsid w:val="00CE55A6"/>
    <w:rsid w:val="00CE6F54"/>
    <w:rsid w:val="00CF0023"/>
    <w:rsid w:val="00CF3195"/>
    <w:rsid w:val="00CF369B"/>
    <w:rsid w:val="00D018EF"/>
    <w:rsid w:val="00D0360D"/>
    <w:rsid w:val="00D05E71"/>
    <w:rsid w:val="00D075F3"/>
    <w:rsid w:val="00D114E5"/>
    <w:rsid w:val="00D135B4"/>
    <w:rsid w:val="00D13F2D"/>
    <w:rsid w:val="00D148D1"/>
    <w:rsid w:val="00D1571C"/>
    <w:rsid w:val="00D16FE4"/>
    <w:rsid w:val="00D17AF9"/>
    <w:rsid w:val="00D17FFC"/>
    <w:rsid w:val="00D2216A"/>
    <w:rsid w:val="00D247A7"/>
    <w:rsid w:val="00D253ED"/>
    <w:rsid w:val="00D265FB"/>
    <w:rsid w:val="00D2745B"/>
    <w:rsid w:val="00D30DF3"/>
    <w:rsid w:val="00D31312"/>
    <w:rsid w:val="00D31EA7"/>
    <w:rsid w:val="00D348CA"/>
    <w:rsid w:val="00D363CD"/>
    <w:rsid w:val="00D36CA6"/>
    <w:rsid w:val="00D3712E"/>
    <w:rsid w:val="00D3743F"/>
    <w:rsid w:val="00D37934"/>
    <w:rsid w:val="00D41274"/>
    <w:rsid w:val="00D41801"/>
    <w:rsid w:val="00D4196E"/>
    <w:rsid w:val="00D43207"/>
    <w:rsid w:val="00D447C4"/>
    <w:rsid w:val="00D45CB4"/>
    <w:rsid w:val="00D5300F"/>
    <w:rsid w:val="00D57ACE"/>
    <w:rsid w:val="00D57E9C"/>
    <w:rsid w:val="00D57F9B"/>
    <w:rsid w:val="00D60BD2"/>
    <w:rsid w:val="00D622B0"/>
    <w:rsid w:val="00D62C9B"/>
    <w:rsid w:val="00D66786"/>
    <w:rsid w:val="00D67741"/>
    <w:rsid w:val="00D7147E"/>
    <w:rsid w:val="00D725D4"/>
    <w:rsid w:val="00D729C1"/>
    <w:rsid w:val="00D735BA"/>
    <w:rsid w:val="00D737FA"/>
    <w:rsid w:val="00D738E7"/>
    <w:rsid w:val="00D765BE"/>
    <w:rsid w:val="00D778DF"/>
    <w:rsid w:val="00D801AA"/>
    <w:rsid w:val="00D853B2"/>
    <w:rsid w:val="00D853CB"/>
    <w:rsid w:val="00D867B8"/>
    <w:rsid w:val="00D8796C"/>
    <w:rsid w:val="00D90EF5"/>
    <w:rsid w:val="00D9282E"/>
    <w:rsid w:val="00D94383"/>
    <w:rsid w:val="00D96179"/>
    <w:rsid w:val="00DA2915"/>
    <w:rsid w:val="00DA5A7B"/>
    <w:rsid w:val="00DA5AD4"/>
    <w:rsid w:val="00DA6388"/>
    <w:rsid w:val="00DA67D6"/>
    <w:rsid w:val="00DB029A"/>
    <w:rsid w:val="00DB05C1"/>
    <w:rsid w:val="00DB1398"/>
    <w:rsid w:val="00DB2EEE"/>
    <w:rsid w:val="00DB52AD"/>
    <w:rsid w:val="00DB67B3"/>
    <w:rsid w:val="00DC301D"/>
    <w:rsid w:val="00DC3E9E"/>
    <w:rsid w:val="00DC4B0B"/>
    <w:rsid w:val="00DD0492"/>
    <w:rsid w:val="00DD0C2A"/>
    <w:rsid w:val="00DD0F05"/>
    <w:rsid w:val="00DD142E"/>
    <w:rsid w:val="00DD1455"/>
    <w:rsid w:val="00DD1738"/>
    <w:rsid w:val="00DD3D50"/>
    <w:rsid w:val="00DD4489"/>
    <w:rsid w:val="00DD7283"/>
    <w:rsid w:val="00DE2DAD"/>
    <w:rsid w:val="00DE348D"/>
    <w:rsid w:val="00DE62ED"/>
    <w:rsid w:val="00DE63B5"/>
    <w:rsid w:val="00DE7AA9"/>
    <w:rsid w:val="00DF05A3"/>
    <w:rsid w:val="00DF5B4D"/>
    <w:rsid w:val="00DF7CF8"/>
    <w:rsid w:val="00DF7E27"/>
    <w:rsid w:val="00E0077C"/>
    <w:rsid w:val="00E00BE1"/>
    <w:rsid w:val="00E01DC7"/>
    <w:rsid w:val="00E05101"/>
    <w:rsid w:val="00E053C8"/>
    <w:rsid w:val="00E0550F"/>
    <w:rsid w:val="00E05A12"/>
    <w:rsid w:val="00E0688C"/>
    <w:rsid w:val="00E109F1"/>
    <w:rsid w:val="00E10E49"/>
    <w:rsid w:val="00E10EA7"/>
    <w:rsid w:val="00E1113D"/>
    <w:rsid w:val="00E11B6C"/>
    <w:rsid w:val="00E12C75"/>
    <w:rsid w:val="00E132FD"/>
    <w:rsid w:val="00E1369B"/>
    <w:rsid w:val="00E13A39"/>
    <w:rsid w:val="00E166EF"/>
    <w:rsid w:val="00E20037"/>
    <w:rsid w:val="00E22C7A"/>
    <w:rsid w:val="00E24FA3"/>
    <w:rsid w:val="00E2734C"/>
    <w:rsid w:val="00E32449"/>
    <w:rsid w:val="00E34C9D"/>
    <w:rsid w:val="00E35342"/>
    <w:rsid w:val="00E3611B"/>
    <w:rsid w:val="00E3695C"/>
    <w:rsid w:val="00E37080"/>
    <w:rsid w:val="00E37995"/>
    <w:rsid w:val="00E37BD6"/>
    <w:rsid w:val="00E4018A"/>
    <w:rsid w:val="00E406CB"/>
    <w:rsid w:val="00E4123C"/>
    <w:rsid w:val="00E42671"/>
    <w:rsid w:val="00E42848"/>
    <w:rsid w:val="00E43D35"/>
    <w:rsid w:val="00E44594"/>
    <w:rsid w:val="00E451C1"/>
    <w:rsid w:val="00E5133A"/>
    <w:rsid w:val="00E514A4"/>
    <w:rsid w:val="00E5189D"/>
    <w:rsid w:val="00E53EEE"/>
    <w:rsid w:val="00E54217"/>
    <w:rsid w:val="00E548A2"/>
    <w:rsid w:val="00E56A2E"/>
    <w:rsid w:val="00E60584"/>
    <w:rsid w:val="00E64AF6"/>
    <w:rsid w:val="00E64C2E"/>
    <w:rsid w:val="00E704BB"/>
    <w:rsid w:val="00E70CF8"/>
    <w:rsid w:val="00E73FC8"/>
    <w:rsid w:val="00E748FC"/>
    <w:rsid w:val="00E74AC3"/>
    <w:rsid w:val="00E75F8A"/>
    <w:rsid w:val="00E8424E"/>
    <w:rsid w:val="00E84BD7"/>
    <w:rsid w:val="00E84C5D"/>
    <w:rsid w:val="00E8615E"/>
    <w:rsid w:val="00E93F4B"/>
    <w:rsid w:val="00E94CE6"/>
    <w:rsid w:val="00E97227"/>
    <w:rsid w:val="00E97EC9"/>
    <w:rsid w:val="00EA16CB"/>
    <w:rsid w:val="00EA1DE5"/>
    <w:rsid w:val="00EA3F27"/>
    <w:rsid w:val="00EA6979"/>
    <w:rsid w:val="00EA796C"/>
    <w:rsid w:val="00EA7BDC"/>
    <w:rsid w:val="00EB2021"/>
    <w:rsid w:val="00EB2388"/>
    <w:rsid w:val="00EB3CC2"/>
    <w:rsid w:val="00EB4068"/>
    <w:rsid w:val="00EB6356"/>
    <w:rsid w:val="00EB6C6A"/>
    <w:rsid w:val="00EB7937"/>
    <w:rsid w:val="00EB7A2D"/>
    <w:rsid w:val="00EB7D2F"/>
    <w:rsid w:val="00EC08D0"/>
    <w:rsid w:val="00EC2A5A"/>
    <w:rsid w:val="00EC4ADD"/>
    <w:rsid w:val="00EC5A6D"/>
    <w:rsid w:val="00EC6EB0"/>
    <w:rsid w:val="00EC706F"/>
    <w:rsid w:val="00EC77CC"/>
    <w:rsid w:val="00EC7DA2"/>
    <w:rsid w:val="00ED00C0"/>
    <w:rsid w:val="00ED0DC5"/>
    <w:rsid w:val="00ED2804"/>
    <w:rsid w:val="00ED4E7F"/>
    <w:rsid w:val="00ED5C0A"/>
    <w:rsid w:val="00ED60C3"/>
    <w:rsid w:val="00ED63E4"/>
    <w:rsid w:val="00EE13EF"/>
    <w:rsid w:val="00EE352E"/>
    <w:rsid w:val="00EE3AE1"/>
    <w:rsid w:val="00EE3C3F"/>
    <w:rsid w:val="00EE3E39"/>
    <w:rsid w:val="00EE4CA4"/>
    <w:rsid w:val="00EE5C8C"/>
    <w:rsid w:val="00EE7D1D"/>
    <w:rsid w:val="00EF0BAD"/>
    <w:rsid w:val="00EF1688"/>
    <w:rsid w:val="00EF2716"/>
    <w:rsid w:val="00EF2827"/>
    <w:rsid w:val="00EF31A5"/>
    <w:rsid w:val="00EF43FD"/>
    <w:rsid w:val="00EF5348"/>
    <w:rsid w:val="00EF5B59"/>
    <w:rsid w:val="00F00B5A"/>
    <w:rsid w:val="00F00D36"/>
    <w:rsid w:val="00F01069"/>
    <w:rsid w:val="00F019D6"/>
    <w:rsid w:val="00F02100"/>
    <w:rsid w:val="00F0257C"/>
    <w:rsid w:val="00F0284A"/>
    <w:rsid w:val="00F03E5F"/>
    <w:rsid w:val="00F04E6F"/>
    <w:rsid w:val="00F051C4"/>
    <w:rsid w:val="00F06222"/>
    <w:rsid w:val="00F10972"/>
    <w:rsid w:val="00F112E8"/>
    <w:rsid w:val="00F11574"/>
    <w:rsid w:val="00F124AE"/>
    <w:rsid w:val="00F12518"/>
    <w:rsid w:val="00F12ADC"/>
    <w:rsid w:val="00F139D8"/>
    <w:rsid w:val="00F150EF"/>
    <w:rsid w:val="00F17B7C"/>
    <w:rsid w:val="00F20B6C"/>
    <w:rsid w:val="00F216BA"/>
    <w:rsid w:val="00F22C64"/>
    <w:rsid w:val="00F2312D"/>
    <w:rsid w:val="00F23E0D"/>
    <w:rsid w:val="00F2492F"/>
    <w:rsid w:val="00F25658"/>
    <w:rsid w:val="00F31723"/>
    <w:rsid w:val="00F3328E"/>
    <w:rsid w:val="00F34CCC"/>
    <w:rsid w:val="00F34EBF"/>
    <w:rsid w:val="00F3512A"/>
    <w:rsid w:val="00F36365"/>
    <w:rsid w:val="00F41125"/>
    <w:rsid w:val="00F4138D"/>
    <w:rsid w:val="00F41ADA"/>
    <w:rsid w:val="00F445C6"/>
    <w:rsid w:val="00F44C36"/>
    <w:rsid w:val="00F44DE7"/>
    <w:rsid w:val="00F4719F"/>
    <w:rsid w:val="00F5199F"/>
    <w:rsid w:val="00F54677"/>
    <w:rsid w:val="00F54AD1"/>
    <w:rsid w:val="00F55140"/>
    <w:rsid w:val="00F55BE0"/>
    <w:rsid w:val="00F56D6D"/>
    <w:rsid w:val="00F570FC"/>
    <w:rsid w:val="00F620CE"/>
    <w:rsid w:val="00F62BA4"/>
    <w:rsid w:val="00F62D20"/>
    <w:rsid w:val="00F62E38"/>
    <w:rsid w:val="00F63615"/>
    <w:rsid w:val="00F64FCA"/>
    <w:rsid w:val="00F65604"/>
    <w:rsid w:val="00F66668"/>
    <w:rsid w:val="00F67678"/>
    <w:rsid w:val="00F679ED"/>
    <w:rsid w:val="00F7132D"/>
    <w:rsid w:val="00F7133C"/>
    <w:rsid w:val="00F73ED5"/>
    <w:rsid w:val="00F7408C"/>
    <w:rsid w:val="00F74579"/>
    <w:rsid w:val="00F75F0C"/>
    <w:rsid w:val="00F77957"/>
    <w:rsid w:val="00F77BD0"/>
    <w:rsid w:val="00F77FD0"/>
    <w:rsid w:val="00F810DF"/>
    <w:rsid w:val="00F8249B"/>
    <w:rsid w:val="00F87230"/>
    <w:rsid w:val="00F934BC"/>
    <w:rsid w:val="00F94075"/>
    <w:rsid w:val="00F943C6"/>
    <w:rsid w:val="00F95409"/>
    <w:rsid w:val="00F9580C"/>
    <w:rsid w:val="00F95F55"/>
    <w:rsid w:val="00F96C57"/>
    <w:rsid w:val="00FA0B9A"/>
    <w:rsid w:val="00FA170F"/>
    <w:rsid w:val="00FA51B3"/>
    <w:rsid w:val="00FA5492"/>
    <w:rsid w:val="00FA68E5"/>
    <w:rsid w:val="00FB01AE"/>
    <w:rsid w:val="00FB0643"/>
    <w:rsid w:val="00FB483A"/>
    <w:rsid w:val="00FB4F42"/>
    <w:rsid w:val="00FB604D"/>
    <w:rsid w:val="00FC0E1F"/>
    <w:rsid w:val="00FC1163"/>
    <w:rsid w:val="00FC4FE6"/>
    <w:rsid w:val="00FD5050"/>
    <w:rsid w:val="00FD7DDF"/>
    <w:rsid w:val="00FE0884"/>
    <w:rsid w:val="00FE0BB1"/>
    <w:rsid w:val="00FE10FA"/>
    <w:rsid w:val="00FE47F8"/>
    <w:rsid w:val="00FE4BA7"/>
    <w:rsid w:val="00FE5694"/>
    <w:rsid w:val="00FE73DB"/>
    <w:rsid w:val="00FE78DD"/>
    <w:rsid w:val="00FF1497"/>
    <w:rsid w:val="00FF1A8F"/>
    <w:rsid w:val="00FF3432"/>
    <w:rsid w:val="00FF3E48"/>
    <w:rsid w:val="00FF6449"/>
    <w:rsid w:val="00FF6840"/>
    <w:rsid w:val="00FF6FD5"/>
    <w:rsid w:val="03FA6170"/>
    <w:rsid w:val="0701A693"/>
    <w:rsid w:val="076FC026"/>
    <w:rsid w:val="07DF88C8"/>
    <w:rsid w:val="07EF6149"/>
    <w:rsid w:val="07EF6CC9"/>
    <w:rsid w:val="087F390F"/>
    <w:rsid w:val="0CE13F8C"/>
    <w:rsid w:val="0DD2FFD9"/>
    <w:rsid w:val="0DEF1997"/>
    <w:rsid w:val="0EBBB213"/>
    <w:rsid w:val="0ED3D5F6"/>
    <w:rsid w:val="0ED664C6"/>
    <w:rsid w:val="0EEBCE8B"/>
    <w:rsid w:val="0EFF7327"/>
    <w:rsid w:val="0F362E52"/>
    <w:rsid w:val="0F3B389A"/>
    <w:rsid w:val="0F9B41AA"/>
    <w:rsid w:val="0FBF0D73"/>
    <w:rsid w:val="0FD7DDFD"/>
    <w:rsid w:val="0FEA6067"/>
    <w:rsid w:val="0FF76C0A"/>
    <w:rsid w:val="139FB3C4"/>
    <w:rsid w:val="13DF1B5F"/>
    <w:rsid w:val="14AF007D"/>
    <w:rsid w:val="1513E03D"/>
    <w:rsid w:val="15EC94C1"/>
    <w:rsid w:val="15FDA2D8"/>
    <w:rsid w:val="15FDA714"/>
    <w:rsid w:val="16A57A6F"/>
    <w:rsid w:val="171B7FD7"/>
    <w:rsid w:val="175FBFE0"/>
    <w:rsid w:val="176B656A"/>
    <w:rsid w:val="17758A2F"/>
    <w:rsid w:val="177F0F53"/>
    <w:rsid w:val="17CF7E9F"/>
    <w:rsid w:val="17F75453"/>
    <w:rsid w:val="17F79E3E"/>
    <w:rsid w:val="17FF8700"/>
    <w:rsid w:val="17FFEA1D"/>
    <w:rsid w:val="1842E4A8"/>
    <w:rsid w:val="18FF852C"/>
    <w:rsid w:val="193AF3E8"/>
    <w:rsid w:val="19AD083A"/>
    <w:rsid w:val="1A6F72D5"/>
    <w:rsid w:val="1AEB076B"/>
    <w:rsid w:val="1B77CF2F"/>
    <w:rsid w:val="1B7F33E5"/>
    <w:rsid w:val="1BDEB17B"/>
    <w:rsid w:val="1BED3E77"/>
    <w:rsid w:val="1BEFA903"/>
    <w:rsid w:val="1BF7DB18"/>
    <w:rsid w:val="1BFB18FB"/>
    <w:rsid w:val="1BFF1BB9"/>
    <w:rsid w:val="1CBF94A2"/>
    <w:rsid w:val="1D7FC8F0"/>
    <w:rsid w:val="1D7FE6F2"/>
    <w:rsid w:val="1DD8B2BF"/>
    <w:rsid w:val="1DDFE8FC"/>
    <w:rsid w:val="1DFDF86E"/>
    <w:rsid w:val="1DFF1E1D"/>
    <w:rsid w:val="1E5D2362"/>
    <w:rsid w:val="1E7F67F5"/>
    <w:rsid w:val="1ECA87B7"/>
    <w:rsid w:val="1EF39796"/>
    <w:rsid w:val="1EF6DE72"/>
    <w:rsid w:val="1EF7813A"/>
    <w:rsid w:val="1EFD6F2D"/>
    <w:rsid w:val="1EFF6D23"/>
    <w:rsid w:val="1EFFB8A4"/>
    <w:rsid w:val="1EFFF8B4"/>
    <w:rsid w:val="1F29E0BF"/>
    <w:rsid w:val="1F3F511C"/>
    <w:rsid w:val="1F4F1E9E"/>
    <w:rsid w:val="1F7F177D"/>
    <w:rsid w:val="1F7FC48D"/>
    <w:rsid w:val="1F8D2AF8"/>
    <w:rsid w:val="1FBD21A6"/>
    <w:rsid w:val="1FBF6103"/>
    <w:rsid w:val="1FC2ADDF"/>
    <w:rsid w:val="1FCF6107"/>
    <w:rsid w:val="1FCF8968"/>
    <w:rsid w:val="1FD73B58"/>
    <w:rsid w:val="1FDE397C"/>
    <w:rsid w:val="1FEBB1AA"/>
    <w:rsid w:val="1FED5C4A"/>
    <w:rsid w:val="1FEF1404"/>
    <w:rsid w:val="1FF1C443"/>
    <w:rsid w:val="1FF33133"/>
    <w:rsid w:val="1FF78EB9"/>
    <w:rsid w:val="1FFB20DB"/>
    <w:rsid w:val="1FFE313B"/>
    <w:rsid w:val="1FFF43D4"/>
    <w:rsid w:val="1FFF7AE4"/>
    <w:rsid w:val="1FFFFCD5"/>
    <w:rsid w:val="22E77DC5"/>
    <w:rsid w:val="235E57F3"/>
    <w:rsid w:val="23FF4A84"/>
    <w:rsid w:val="23FF5D3C"/>
    <w:rsid w:val="24D3AE92"/>
    <w:rsid w:val="25FB24CD"/>
    <w:rsid w:val="25FD06D7"/>
    <w:rsid w:val="2637F929"/>
    <w:rsid w:val="26BA8AD3"/>
    <w:rsid w:val="27AF330F"/>
    <w:rsid w:val="27B0DB53"/>
    <w:rsid w:val="27D71E11"/>
    <w:rsid w:val="27DE4FD8"/>
    <w:rsid w:val="27DFD3A5"/>
    <w:rsid w:val="27EDF19B"/>
    <w:rsid w:val="27EF634C"/>
    <w:rsid w:val="27F53E16"/>
    <w:rsid w:val="299CA95D"/>
    <w:rsid w:val="29CBED11"/>
    <w:rsid w:val="29DAF501"/>
    <w:rsid w:val="2A6F21C5"/>
    <w:rsid w:val="2AAD119C"/>
    <w:rsid w:val="2ABEA34D"/>
    <w:rsid w:val="2AE77DDC"/>
    <w:rsid w:val="2B6F195D"/>
    <w:rsid w:val="2B7B4982"/>
    <w:rsid w:val="2BBC56C7"/>
    <w:rsid w:val="2BBFDB4F"/>
    <w:rsid w:val="2BEDB160"/>
    <w:rsid w:val="2BFFA142"/>
    <w:rsid w:val="2C3B48FE"/>
    <w:rsid w:val="2CFCB25D"/>
    <w:rsid w:val="2CFDA68B"/>
    <w:rsid w:val="2D57F4A3"/>
    <w:rsid w:val="2D9B87AF"/>
    <w:rsid w:val="2DB3E379"/>
    <w:rsid w:val="2DB9416C"/>
    <w:rsid w:val="2DF3CB3D"/>
    <w:rsid w:val="2DF6F70B"/>
    <w:rsid w:val="2DFF4396"/>
    <w:rsid w:val="2E4F3BB9"/>
    <w:rsid w:val="2E97D0FB"/>
    <w:rsid w:val="2EBD853F"/>
    <w:rsid w:val="2EDB4CA9"/>
    <w:rsid w:val="2EFD7A82"/>
    <w:rsid w:val="2EFF2167"/>
    <w:rsid w:val="2EFF73FE"/>
    <w:rsid w:val="2F2F68F3"/>
    <w:rsid w:val="2F5791FF"/>
    <w:rsid w:val="2F5E497E"/>
    <w:rsid w:val="2F5F8C2A"/>
    <w:rsid w:val="2F7BCED1"/>
    <w:rsid w:val="2F7D534E"/>
    <w:rsid w:val="2F7FCB9A"/>
    <w:rsid w:val="2F83408E"/>
    <w:rsid w:val="2F8702CA"/>
    <w:rsid w:val="2FB798C3"/>
    <w:rsid w:val="2FBBC084"/>
    <w:rsid w:val="2FBC3036"/>
    <w:rsid w:val="2FC244AE"/>
    <w:rsid w:val="2FCF6E47"/>
    <w:rsid w:val="2FD2081E"/>
    <w:rsid w:val="2FD56054"/>
    <w:rsid w:val="2FD7E430"/>
    <w:rsid w:val="2FD7EF66"/>
    <w:rsid w:val="2FDE5069"/>
    <w:rsid w:val="2FE436F9"/>
    <w:rsid w:val="2FE5A28E"/>
    <w:rsid w:val="2FFBB581"/>
    <w:rsid w:val="2FFBEF66"/>
    <w:rsid w:val="2FFE56C7"/>
    <w:rsid w:val="2FFE7A5F"/>
    <w:rsid w:val="2FFE83BA"/>
    <w:rsid w:val="2FFFF210"/>
    <w:rsid w:val="313F0144"/>
    <w:rsid w:val="31776455"/>
    <w:rsid w:val="317D4E95"/>
    <w:rsid w:val="317F6C50"/>
    <w:rsid w:val="31BDD6C5"/>
    <w:rsid w:val="31E12303"/>
    <w:rsid w:val="31ED4EFA"/>
    <w:rsid w:val="32FFDAE1"/>
    <w:rsid w:val="332538D5"/>
    <w:rsid w:val="33358272"/>
    <w:rsid w:val="33746B37"/>
    <w:rsid w:val="33E900C7"/>
    <w:rsid w:val="33EF6AC2"/>
    <w:rsid w:val="33F617B3"/>
    <w:rsid w:val="33F7A9D2"/>
    <w:rsid w:val="33FF0347"/>
    <w:rsid w:val="33FF0C47"/>
    <w:rsid w:val="33FFD33C"/>
    <w:rsid w:val="34D56D27"/>
    <w:rsid w:val="34FBBDF1"/>
    <w:rsid w:val="351F396D"/>
    <w:rsid w:val="354FC55C"/>
    <w:rsid w:val="3577A2A9"/>
    <w:rsid w:val="35AD49AD"/>
    <w:rsid w:val="35AE6F45"/>
    <w:rsid w:val="35BBA7DB"/>
    <w:rsid w:val="35DED3C9"/>
    <w:rsid w:val="35ED43D8"/>
    <w:rsid w:val="35EED32D"/>
    <w:rsid w:val="35FFC6FD"/>
    <w:rsid w:val="363FDFE1"/>
    <w:rsid w:val="363FFAE2"/>
    <w:rsid w:val="364FFE8E"/>
    <w:rsid w:val="36CC0888"/>
    <w:rsid w:val="372DD5DF"/>
    <w:rsid w:val="37374755"/>
    <w:rsid w:val="373CCAC4"/>
    <w:rsid w:val="3771BC44"/>
    <w:rsid w:val="37731509"/>
    <w:rsid w:val="377C4155"/>
    <w:rsid w:val="378FFE6B"/>
    <w:rsid w:val="37A72EBB"/>
    <w:rsid w:val="37AD22C7"/>
    <w:rsid w:val="37AFE428"/>
    <w:rsid w:val="37B77763"/>
    <w:rsid w:val="37BBF295"/>
    <w:rsid w:val="37BDE4EF"/>
    <w:rsid w:val="37CE314B"/>
    <w:rsid w:val="37CFE816"/>
    <w:rsid w:val="37DD7D25"/>
    <w:rsid w:val="37E701B9"/>
    <w:rsid w:val="37EB7DCD"/>
    <w:rsid w:val="37EE94F0"/>
    <w:rsid w:val="37F5C3FD"/>
    <w:rsid w:val="37F61B7E"/>
    <w:rsid w:val="37F6EF43"/>
    <w:rsid w:val="37F74629"/>
    <w:rsid w:val="37F7CD28"/>
    <w:rsid w:val="37F9F484"/>
    <w:rsid w:val="37FF5A48"/>
    <w:rsid w:val="37FF89D1"/>
    <w:rsid w:val="38F7569C"/>
    <w:rsid w:val="38FD7536"/>
    <w:rsid w:val="396B6964"/>
    <w:rsid w:val="3978A964"/>
    <w:rsid w:val="397BDA98"/>
    <w:rsid w:val="39BEAB87"/>
    <w:rsid w:val="3ADF0EF2"/>
    <w:rsid w:val="3ADFA550"/>
    <w:rsid w:val="3AEE31DB"/>
    <w:rsid w:val="3B17EB26"/>
    <w:rsid w:val="3B5CF53F"/>
    <w:rsid w:val="3B5F6815"/>
    <w:rsid w:val="3B6F2DF9"/>
    <w:rsid w:val="3B75F3AA"/>
    <w:rsid w:val="3B9F6B43"/>
    <w:rsid w:val="3BAE55DD"/>
    <w:rsid w:val="3BB2752E"/>
    <w:rsid w:val="3BB63CE9"/>
    <w:rsid w:val="3BBC1525"/>
    <w:rsid w:val="3BBE5FBC"/>
    <w:rsid w:val="3BBFC521"/>
    <w:rsid w:val="3BCF1025"/>
    <w:rsid w:val="3BD7B37E"/>
    <w:rsid w:val="3BDDAF27"/>
    <w:rsid w:val="3BDF34C8"/>
    <w:rsid w:val="3BEA3C98"/>
    <w:rsid w:val="3BEC8567"/>
    <w:rsid w:val="3BF142B4"/>
    <w:rsid w:val="3BF599A5"/>
    <w:rsid w:val="3BF72FAD"/>
    <w:rsid w:val="3BFF484F"/>
    <w:rsid w:val="3BFF4FF4"/>
    <w:rsid w:val="3BFF8932"/>
    <w:rsid w:val="3C1EA5D4"/>
    <w:rsid w:val="3C4CA104"/>
    <w:rsid w:val="3C6D99C8"/>
    <w:rsid w:val="3C7FEFBC"/>
    <w:rsid w:val="3C9F9DB2"/>
    <w:rsid w:val="3C9FF5C8"/>
    <w:rsid w:val="3CAB54B4"/>
    <w:rsid w:val="3CFFC6A3"/>
    <w:rsid w:val="3D3E82C8"/>
    <w:rsid w:val="3D5D84E2"/>
    <w:rsid w:val="3D7CD847"/>
    <w:rsid w:val="3D7E6895"/>
    <w:rsid w:val="3D7EEFE7"/>
    <w:rsid w:val="3D974F96"/>
    <w:rsid w:val="3D9F9BA0"/>
    <w:rsid w:val="3DAEB70A"/>
    <w:rsid w:val="3DB5296B"/>
    <w:rsid w:val="3DB75539"/>
    <w:rsid w:val="3DBAE384"/>
    <w:rsid w:val="3DBBAF7C"/>
    <w:rsid w:val="3DBF1DE7"/>
    <w:rsid w:val="3DC9044C"/>
    <w:rsid w:val="3DDBD6CD"/>
    <w:rsid w:val="3DDFC059"/>
    <w:rsid w:val="3DDFD10F"/>
    <w:rsid w:val="3DEFAA4B"/>
    <w:rsid w:val="3DEFB657"/>
    <w:rsid w:val="3DEFDEDC"/>
    <w:rsid w:val="3DF9E337"/>
    <w:rsid w:val="3DFC82CC"/>
    <w:rsid w:val="3DFDB9FF"/>
    <w:rsid w:val="3DFF0B36"/>
    <w:rsid w:val="3DFF1F3A"/>
    <w:rsid w:val="3DFF4A07"/>
    <w:rsid w:val="3DFF750E"/>
    <w:rsid w:val="3DFFEB64"/>
    <w:rsid w:val="3E37B2B7"/>
    <w:rsid w:val="3E3DB17B"/>
    <w:rsid w:val="3E4E9435"/>
    <w:rsid w:val="3E4F1831"/>
    <w:rsid w:val="3E5FD790"/>
    <w:rsid w:val="3E655390"/>
    <w:rsid w:val="3E6BFDDB"/>
    <w:rsid w:val="3E79CE59"/>
    <w:rsid w:val="3E7EC0E8"/>
    <w:rsid w:val="3E7FFD4E"/>
    <w:rsid w:val="3EAD83BE"/>
    <w:rsid w:val="3EB7F563"/>
    <w:rsid w:val="3EBD1EAD"/>
    <w:rsid w:val="3EBFE008"/>
    <w:rsid w:val="3ED21244"/>
    <w:rsid w:val="3EEF427D"/>
    <w:rsid w:val="3EF90D64"/>
    <w:rsid w:val="3EF926C8"/>
    <w:rsid w:val="3EFDF1E2"/>
    <w:rsid w:val="3EFF3C1B"/>
    <w:rsid w:val="3F1BE444"/>
    <w:rsid w:val="3F27F612"/>
    <w:rsid w:val="3F34D4F9"/>
    <w:rsid w:val="3F377D54"/>
    <w:rsid w:val="3F3B1437"/>
    <w:rsid w:val="3F3B8B21"/>
    <w:rsid w:val="3F3F50E2"/>
    <w:rsid w:val="3F569294"/>
    <w:rsid w:val="3F57B12A"/>
    <w:rsid w:val="3F57C545"/>
    <w:rsid w:val="3F5E6D56"/>
    <w:rsid w:val="3F65516E"/>
    <w:rsid w:val="3F6B721A"/>
    <w:rsid w:val="3F6D60EC"/>
    <w:rsid w:val="3F76A636"/>
    <w:rsid w:val="3F774FD9"/>
    <w:rsid w:val="3F7A4271"/>
    <w:rsid w:val="3F7C9BDA"/>
    <w:rsid w:val="3F7CE3D3"/>
    <w:rsid w:val="3F7F2FD4"/>
    <w:rsid w:val="3F7F5E3A"/>
    <w:rsid w:val="3F8F9F4C"/>
    <w:rsid w:val="3F97C221"/>
    <w:rsid w:val="3F9E6201"/>
    <w:rsid w:val="3FA574B1"/>
    <w:rsid w:val="3FA72F29"/>
    <w:rsid w:val="3FA7EFEA"/>
    <w:rsid w:val="3FAB052E"/>
    <w:rsid w:val="3FAF1941"/>
    <w:rsid w:val="3FAFAB8F"/>
    <w:rsid w:val="3FB4B774"/>
    <w:rsid w:val="3FB515A5"/>
    <w:rsid w:val="3FB8D038"/>
    <w:rsid w:val="3FBB14DA"/>
    <w:rsid w:val="3FBF06AC"/>
    <w:rsid w:val="3FBF56BF"/>
    <w:rsid w:val="3FBFFA00"/>
    <w:rsid w:val="3FC8BF7B"/>
    <w:rsid w:val="3FCDDEEB"/>
    <w:rsid w:val="3FCE942D"/>
    <w:rsid w:val="3FCF68B1"/>
    <w:rsid w:val="3FD3DE38"/>
    <w:rsid w:val="3FD70FEF"/>
    <w:rsid w:val="3FD7900C"/>
    <w:rsid w:val="3FDDD77C"/>
    <w:rsid w:val="3FDF820D"/>
    <w:rsid w:val="3FE62523"/>
    <w:rsid w:val="3FE78F0E"/>
    <w:rsid w:val="3FEC6B7A"/>
    <w:rsid w:val="3FED95EA"/>
    <w:rsid w:val="3FEE7C9D"/>
    <w:rsid w:val="3FEFFB47"/>
    <w:rsid w:val="3FF400D6"/>
    <w:rsid w:val="3FF614B4"/>
    <w:rsid w:val="3FF6A00E"/>
    <w:rsid w:val="3FF6EF3B"/>
    <w:rsid w:val="3FF74C19"/>
    <w:rsid w:val="3FF8C017"/>
    <w:rsid w:val="3FF8C0BE"/>
    <w:rsid w:val="3FF945AC"/>
    <w:rsid w:val="3FFA21AE"/>
    <w:rsid w:val="3FFB77C5"/>
    <w:rsid w:val="3FFC6C03"/>
    <w:rsid w:val="3FFD123B"/>
    <w:rsid w:val="3FFD811B"/>
    <w:rsid w:val="3FFDF704"/>
    <w:rsid w:val="3FFE1EFC"/>
    <w:rsid w:val="3FFEC260"/>
    <w:rsid w:val="3FFF0CDF"/>
    <w:rsid w:val="3FFF0E2A"/>
    <w:rsid w:val="3FFF2D9B"/>
    <w:rsid w:val="3FFFC0D6"/>
    <w:rsid w:val="3FFFE078"/>
    <w:rsid w:val="41BFBDF5"/>
    <w:rsid w:val="43AC63F0"/>
    <w:rsid w:val="46F3F9A7"/>
    <w:rsid w:val="46FA89D6"/>
    <w:rsid w:val="46FDBC9A"/>
    <w:rsid w:val="475DD85B"/>
    <w:rsid w:val="477556B4"/>
    <w:rsid w:val="4777D62C"/>
    <w:rsid w:val="47FB940D"/>
    <w:rsid w:val="47FF5545"/>
    <w:rsid w:val="47FFEEE6"/>
    <w:rsid w:val="4863A9C7"/>
    <w:rsid w:val="4874D9C9"/>
    <w:rsid w:val="48B4666A"/>
    <w:rsid w:val="49EE3E80"/>
    <w:rsid w:val="49F3419B"/>
    <w:rsid w:val="49FEF96F"/>
    <w:rsid w:val="4A72BB8C"/>
    <w:rsid w:val="4ACF3FCA"/>
    <w:rsid w:val="4AF508DD"/>
    <w:rsid w:val="4AFBEED9"/>
    <w:rsid w:val="4B0F30E2"/>
    <w:rsid w:val="4B5FF2C0"/>
    <w:rsid w:val="4BBB5985"/>
    <w:rsid w:val="4BBFF1A4"/>
    <w:rsid w:val="4BDF25ED"/>
    <w:rsid w:val="4BF303A5"/>
    <w:rsid w:val="4BFD8F1F"/>
    <w:rsid w:val="4C6F3727"/>
    <w:rsid w:val="4CC35ADC"/>
    <w:rsid w:val="4CDF40AD"/>
    <w:rsid w:val="4CEE1674"/>
    <w:rsid w:val="4CEEC70C"/>
    <w:rsid w:val="4D39D935"/>
    <w:rsid w:val="4DAB346D"/>
    <w:rsid w:val="4DBBE8A6"/>
    <w:rsid w:val="4DBFF4A4"/>
    <w:rsid w:val="4DDFF22B"/>
    <w:rsid w:val="4DE2AF22"/>
    <w:rsid w:val="4DEDD301"/>
    <w:rsid w:val="4DEF344B"/>
    <w:rsid w:val="4DFFE196"/>
    <w:rsid w:val="4E3F08F2"/>
    <w:rsid w:val="4E6F6272"/>
    <w:rsid w:val="4E906D78"/>
    <w:rsid w:val="4EB790B7"/>
    <w:rsid w:val="4EBF7255"/>
    <w:rsid w:val="4EDF60F0"/>
    <w:rsid w:val="4EF6DE6F"/>
    <w:rsid w:val="4F3A6A98"/>
    <w:rsid w:val="4F4F7A57"/>
    <w:rsid w:val="4F5FE5D6"/>
    <w:rsid w:val="4F6F4BFB"/>
    <w:rsid w:val="4F771524"/>
    <w:rsid w:val="4F7FB279"/>
    <w:rsid w:val="4F9415E0"/>
    <w:rsid w:val="4FBBD8C3"/>
    <w:rsid w:val="4FBE0394"/>
    <w:rsid w:val="4FBEB103"/>
    <w:rsid w:val="4FDF4C41"/>
    <w:rsid w:val="4FDFC914"/>
    <w:rsid w:val="4FE5D9BE"/>
    <w:rsid w:val="4FE73D9A"/>
    <w:rsid w:val="4FE92C91"/>
    <w:rsid w:val="4FEFDCD8"/>
    <w:rsid w:val="4FF5008C"/>
    <w:rsid w:val="4FF9D2D6"/>
    <w:rsid w:val="4FFD4DD9"/>
    <w:rsid w:val="4FFD9BB0"/>
    <w:rsid w:val="4FFF2549"/>
    <w:rsid w:val="4FFF25C6"/>
    <w:rsid w:val="4FFF7A01"/>
    <w:rsid w:val="4FFFECA9"/>
    <w:rsid w:val="508C0F10"/>
    <w:rsid w:val="515E02F8"/>
    <w:rsid w:val="517877C5"/>
    <w:rsid w:val="51F7DB8E"/>
    <w:rsid w:val="5256878D"/>
    <w:rsid w:val="527E5402"/>
    <w:rsid w:val="52D24ACD"/>
    <w:rsid w:val="52FD2EFE"/>
    <w:rsid w:val="536FB48E"/>
    <w:rsid w:val="53BD2EF5"/>
    <w:rsid w:val="53CD30EA"/>
    <w:rsid w:val="53D3FCA2"/>
    <w:rsid w:val="53FD2591"/>
    <w:rsid w:val="53FF5FBC"/>
    <w:rsid w:val="549D0ACD"/>
    <w:rsid w:val="555D87E7"/>
    <w:rsid w:val="557D1515"/>
    <w:rsid w:val="557FA0BB"/>
    <w:rsid w:val="557FE1EC"/>
    <w:rsid w:val="55B6090C"/>
    <w:rsid w:val="55CF600E"/>
    <w:rsid w:val="55D6E6C8"/>
    <w:rsid w:val="55E171CD"/>
    <w:rsid w:val="55EE1566"/>
    <w:rsid w:val="55F6F139"/>
    <w:rsid w:val="55FBF770"/>
    <w:rsid w:val="561F9F7F"/>
    <w:rsid w:val="562B5893"/>
    <w:rsid w:val="5679D2E2"/>
    <w:rsid w:val="56DBE3C7"/>
    <w:rsid w:val="56EB5DE8"/>
    <w:rsid w:val="56FB2DF4"/>
    <w:rsid w:val="56FF1829"/>
    <w:rsid w:val="571904A5"/>
    <w:rsid w:val="575C7274"/>
    <w:rsid w:val="575F7C7D"/>
    <w:rsid w:val="57754AF2"/>
    <w:rsid w:val="577E5F5B"/>
    <w:rsid w:val="5787035D"/>
    <w:rsid w:val="57AB3A15"/>
    <w:rsid w:val="57ADBE76"/>
    <w:rsid w:val="57AE01B6"/>
    <w:rsid w:val="57AF6640"/>
    <w:rsid w:val="57AFF456"/>
    <w:rsid w:val="57B7B76D"/>
    <w:rsid w:val="57BF86DC"/>
    <w:rsid w:val="57CBFD61"/>
    <w:rsid w:val="57DD6595"/>
    <w:rsid w:val="57EE28F2"/>
    <w:rsid w:val="57EF34CC"/>
    <w:rsid w:val="57F18F1A"/>
    <w:rsid w:val="57F641F1"/>
    <w:rsid w:val="57FA6117"/>
    <w:rsid w:val="57FD5378"/>
    <w:rsid w:val="57FEBA59"/>
    <w:rsid w:val="57FF5185"/>
    <w:rsid w:val="57FFDD90"/>
    <w:rsid w:val="587FC21E"/>
    <w:rsid w:val="58976F21"/>
    <w:rsid w:val="58FFB6FF"/>
    <w:rsid w:val="594F07F3"/>
    <w:rsid w:val="597FF5CB"/>
    <w:rsid w:val="599DA606"/>
    <w:rsid w:val="59B7DF93"/>
    <w:rsid w:val="59D6F0BA"/>
    <w:rsid w:val="59DF31E2"/>
    <w:rsid w:val="59E3E8A6"/>
    <w:rsid w:val="59ED57A2"/>
    <w:rsid w:val="59F77CE3"/>
    <w:rsid w:val="59FD5C18"/>
    <w:rsid w:val="59FF3F78"/>
    <w:rsid w:val="5A16328A"/>
    <w:rsid w:val="5A2F8436"/>
    <w:rsid w:val="5A4975E9"/>
    <w:rsid w:val="5ADED9BA"/>
    <w:rsid w:val="5ADF7C92"/>
    <w:rsid w:val="5AEAA0D2"/>
    <w:rsid w:val="5AF29D03"/>
    <w:rsid w:val="5B78FEC0"/>
    <w:rsid w:val="5B7B6837"/>
    <w:rsid w:val="5B7E5133"/>
    <w:rsid w:val="5B8EA6FD"/>
    <w:rsid w:val="5BAD53C2"/>
    <w:rsid w:val="5BAE2D32"/>
    <w:rsid w:val="5BB15EE6"/>
    <w:rsid w:val="5BB69568"/>
    <w:rsid w:val="5BB7483E"/>
    <w:rsid w:val="5BBBD788"/>
    <w:rsid w:val="5BBD2200"/>
    <w:rsid w:val="5BBFBD79"/>
    <w:rsid w:val="5BCBF276"/>
    <w:rsid w:val="5BCFA83D"/>
    <w:rsid w:val="5BD7E2EC"/>
    <w:rsid w:val="5BE59A40"/>
    <w:rsid w:val="5BE9E905"/>
    <w:rsid w:val="5BEA1199"/>
    <w:rsid w:val="5BEB7314"/>
    <w:rsid w:val="5BF5B5F1"/>
    <w:rsid w:val="5BF64BD8"/>
    <w:rsid w:val="5BFB36BB"/>
    <w:rsid w:val="5BFC318C"/>
    <w:rsid w:val="5BFD38B6"/>
    <w:rsid w:val="5BFD7062"/>
    <w:rsid w:val="5BFD9E4E"/>
    <w:rsid w:val="5BFF0AB5"/>
    <w:rsid w:val="5BFF1321"/>
    <w:rsid w:val="5BFF4FDD"/>
    <w:rsid w:val="5C9F380B"/>
    <w:rsid w:val="5CBD02F9"/>
    <w:rsid w:val="5CCEC346"/>
    <w:rsid w:val="5CDFE689"/>
    <w:rsid w:val="5CF35989"/>
    <w:rsid w:val="5CF7D844"/>
    <w:rsid w:val="5D3E470A"/>
    <w:rsid w:val="5D3F7D2E"/>
    <w:rsid w:val="5D4D2876"/>
    <w:rsid w:val="5D5DEB59"/>
    <w:rsid w:val="5D5FCFA8"/>
    <w:rsid w:val="5D6F7952"/>
    <w:rsid w:val="5D73730F"/>
    <w:rsid w:val="5D8EE1B8"/>
    <w:rsid w:val="5DB8C991"/>
    <w:rsid w:val="5DCEB0AD"/>
    <w:rsid w:val="5DDA246B"/>
    <w:rsid w:val="5DDF173F"/>
    <w:rsid w:val="5DDF7FBD"/>
    <w:rsid w:val="5DEBE6A8"/>
    <w:rsid w:val="5DEED1F9"/>
    <w:rsid w:val="5DEFBD1F"/>
    <w:rsid w:val="5DF23531"/>
    <w:rsid w:val="5DF321BA"/>
    <w:rsid w:val="5DF7C268"/>
    <w:rsid w:val="5DF94843"/>
    <w:rsid w:val="5DFB668F"/>
    <w:rsid w:val="5DFC7D74"/>
    <w:rsid w:val="5DFCDBA9"/>
    <w:rsid w:val="5DFD37D0"/>
    <w:rsid w:val="5DFE1B45"/>
    <w:rsid w:val="5DFF2520"/>
    <w:rsid w:val="5DFF785C"/>
    <w:rsid w:val="5E57391A"/>
    <w:rsid w:val="5E6C59E9"/>
    <w:rsid w:val="5E7E833A"/>
    <w:rsid w:val="5E7FA070"/>
    <w:rsid w:val="5E9B7C82"/>
    <w:rsid w:val="5EBA9638"/>
    <w:rsid w:val="5EBCF481"/>
    <w:rsid w:val="5EBF8B01"/>
    <w:rsid w:val="5EBFF322"/>
    <w:rsid w:val="5EDC5DB2"/>
    <w:rsid w:val="5EDE8802"/>
    <w:rsid w:val="5EE4861B"/>
    <w:rsid w:val="5EE52751"/>
    <w:rsid w:val="5EE78181"/>
    <w:rsid w:val="5EF9C12C"/>
    <w:rsid w:val="5EFB11A7"/>
    <w:rsid w:val="5EFBF8E0"/>
    <w:rsid w:val="5EFF2154"/>
    <w:rsid w:val="5EFF5D50"/>
    <w:rsid w:val="5EFF6D18"/>
    <w:rsid w:val="5EFFB57D"/>
    <w:rsid w:val="5F1C2CA2"/>
    <w:rsid w:val="5F1EE3A3"/>
    <w:rsid w:val="5F2DA304"/>
    <w:rsid w:val="5F2FA9BF"/>
    <w:rsid w:val="5F374F4D"/>
    <w:rsid w:val="5F3F53F5"/>
    <w:rsid w:val="5F3F5697"/>
    <w:rsid w:val="5F43DEEC"/>
    <w:rsid w:val="5F4B9533"/>
    <w:rsid w:val="5F553BF4"/>
    <w:rsid w:val="5F5E76D6"/>
    <w:rsid w:val="5F5F1AF9"/>
    <w:rsid w:val="5F5F5CFA"/>
    <w:rsid w:val="5F6E6168"/>
    <w:rsid w:val="5F7B59FD"/>
    <w:rsid w:val="5F7CA7E6"/>
    <w:rsid w:val="5F7D6651"/>
    <w:rsid w:val="5F7F0438"/>
    <w:rsid w:val="5F7FC7DB"/>
    <w:rsid w:val="5F7FDC32"/>
    <w:rsid w:val="5F8D1F70"/>
    <w:rsid w:val="5F9AEE75"/>
    <w:rsid w:val="5FA34C83"/>
    <w:rsid w:val="5FAB89CA"/>
    <w:rsid w:val="5FAF327A"/>
    <w:rsid w:val="5FB4EBCD"/>
    <w:rsid w:val="5FB71C2E"/>
    <w:rsid w:val="5FBB3C26"/>
    <w:rsid w:val="5FBC0A54"/>
    <w:rsid w:val="5FBD2F4C"/>
    <w:rsid w:val="5FBD7CCC"/>
    <w:rsid w:val="5FBEE878"/>
    <w:rsid w:val="5FBEFA08"/>
    <w:rsid w:val="5FBFB8D3"/>
    <w:rsid w:val="5FCF1CAF"/>
    <w:rsid w:val="5FCF4C05"/>
    <w:rsid w:val="5FD46FC2"/>
    <w:rsid w:val="5FDB235A"/>
    <w:rsid w:val="5FDBAA5F"/>
    <w:rsid w:val="5FDF4299"/>
    <w:rsid w:val="5FE38244"/>
    <w:rsid w:val="5FE746F3"/>
    <w:rsid w:val="5FEB224D"/>
    <w:rsid w:val="5FEB576A"/>
    <w:rsid w:val="5FEB9FA6"/>
    <w:rsid w:val="5FEBE66A"/>
    <w:rsid w:val="5FEF2B3E"/>
    <w:rsid w:val="5FEF7464"/>
    <w:rsid w:val="5FEFDC11"/>
    <w:rsid w:val="5FF7E61C"/>
    <w:rsid w:val="5FFC51C8"/>
    <w:rsid w:val="5FFDDCBA"/>
    <w:rsid w:val="5FFDEA92"/>
    <w:rsid w:val="5FFE215C"/>
    <w:rsid w:val="5FFEB14D"/>
    <w:rsid w:val="5FFF1F35"/>
    <w:rsid w:val="5FFF515B"/>
    <w:rsid w:val="5FFF71B5"/>
    <w:rsid w:val="5FFF8EC5"/>
    <w:rsid w:val="5FFFEB2B"/>
    <w:rsid w:val="60EF5914"/>
    <w:rsid w:val="627F37A4"/>
    <w:rsid w:val="631FC3B4"/>
    <w:rsid w:val="635F6FDA"/>
    <w:rsid w:val="635F9415"/>
    <w:rsid w:val="63755E9A"/>
    <w:rsid w:val="637B9028"/>
    <w:rsid w:val="63AEC20B"/>
    <w:rsid w:val="63AF56CF"/>
    <w:rsid w:val="63E579B0"/>
    <w:rsid w:val="63FD5A5E"/>
    <w:rsid w:val="647E7653"/>
    <w:rsid w:val="64DFA322"/>
    <w:rsid w:val="654D57F4"/>
    <w:rsid w:val="656EF400"/>
    <w:rsid w:val="65CC7435"/>
    <w:rsid w:val="65EA5F6D"/>
    <w:rsid w:val="65F8DF36"/>
    <w:rsid w:val="65FDB043"/>
    <w:rsid w:val="65FDB6D1"/>
    <w:rsid w:val="65FF7FB4"/>
    <w:rsid w:val="65FF8958"/>
    <w:rsid w:val="661E0F95"/>
    <w:rsid w:val="665C968A"/>
    <w:rsid w:val="668EADB0"/>
    <w:rsid w:val="66BDDDC6"/>
    <w:rsid w:val="66BF23B4"/>
    <w:rsid w:val="66CE8AD4"/>
    <w:rsid w:val="66F7B478"/>
    <w:rsid w:val="66FD5787"/>
    <w:rsid w:val="66FDD6A6"/>
    <w:rsid w:val="66FEB681"/>
    <w:rsid w:val="66FED8B5"/>
    <w:rsid w:val="66FF412E"/>
    <w:rsid w:val="6735EBB2"/>
    <w:rsid w:val="673733CB"/>
    <w:rsid w:val="673EBF67"/>
    <w:rsid w:val="674FA7B0"/>
    <w:rsid w:val="675FBF78"/>
    <w:rsid w:val="6767E047"/>
    <w:rsid w:val="676FB2AF"/>
    <w:rsid w:val="677A8567"/>
    <w:rsid w:val="677E3AD3"/>
    <w:rsid w:val="67A7D8CF"/>
    <w:rsid w:val="67B7D524"/>
    <w:rsid w:val="67BD7568"/>
    <w:rsid w:val="67BD96B9"/>
    <w:rsid w:val="67BF274C"/>
    <w:rsid w:val="67BF5B32"/>
    <w:rsid w:val="67BF9419"/>
    <w:rsid w:val="67C3E8D1"/>
    <w:rsid w:val="67CE2435"/>
    <w:rsid w:val="67D20930"/>
    <w:rsid w:val="67DF7F94"/>
    <w:rsid w:val="67F0D9D5"/>
    <w:rsid w:val="67F75301"/>
    <w:rsid w:val="67FA0930"/>
    <w:rsid w:val="67FB6142"/>
    <w:rsid w:val="67FC4FC5"/>
    <w:rsid w:val="67FE81AB"/>
    <w:rsid w:val="67FF2FD9"/>
    <w:rsid w:val="67FFE531"/>
    <w:rsid w:val="67FFF1BB"/>
    <w:rsid w:val="687FB1C9"/>
    <w:rsid w:val="68F3A89B"/>
    <w:rsid w:val="692FEB39"/>
    <w:rsid w:val="69BD9D23"/>
    <w:rsid w:val="69DB19BE"/>
    <w:rsid w:val="69DBA22C"/>
    <w:rsid w:val="69EFE1B1"/>
    <w:rsid w:val="69F52109"/>
    <w:rsid w:val="69FF4F41"/>
    <w:rsid w:val="69FF6BFA"/>
    <w:rsid w:val="6A59122D"/>
    <w:rsid w:val="6AADCEA7"/>
    <w:rsid w:val="6ACFF645"/>
    <w:rsid w:val="6ADF3D67"/>
    <w:rsid w:val="6AF6F591"/>
    <w:rsid w:val="6AFB0C27"/>
    <w:rsid w:val="6AFE97F7"/>
    <w:rsid w:val="6AFEBB81"/>
    <w:rsid w:val="6B3F2888"/>
    <w:rsid w:val="6B7FD2CE"/>
    <w:rsid w:val="6B7FEE85"/>
    <w:rsid w:val="6B9FFC40"/>
    <w:rsid w:val="6BB345A7"/>
    <w:rsid w:val="6BBEE02E"/>
    <w:rsid w:val="6BBF0A48"/>
    <w:rsid w:val="6BBF0D31"/>
    <w:rsid w:val="6BBF6F6B"/>
    <w:rsid w:val="6BCB1BD5"/>
    <w:rsid w:val="6BD58E06"/>
    <w:rsid w:val="6BE992A4"/>
    <w:rsid w:val="6BEF7937"/>
    <w:rsid w:val="6BF5B89C"/>
    <w:rsid w:val="6BF6F26E"/>
    <w:rsid w:val="6BFBAA6A"/>
    <w:rsid w:val="6C2F4AD9"/>
    <w:rsid w:val="6C7CFD62"/>
    <w:rsid w:val="6C7D7AAA"/>
    <w:rsid w:val="6CB912CC"/>
    <w:rsid w:val="6CDF898B"/>
    <w:rsid w:val="6CE7E3A7"/>
    <w:rsid w:val="6CE96D76"/>
    <w:rsid w:val="6CED0DF0"/>
    <w:rsid w:val="6CFB929F"/>
    <w:rsid w:val="6CFF6316"/>
    <w:rsid w:val="6CFFEEB6"/>
    <w:rsid w:val="6D5E8BDC"/>
    <w:rsid w:val="6D5F9D5D"/>
    <w:rsid w:val="6D63060C"/>
    <w:rsid w:val="6D7F3BE1"/>
    <w:rsid w:val="6D8F6190"/>
    <w:rsid w:val="6DAE0290"/>
    <w:rsid w:val="6DB70B65"/>
    <w:rsid w:val="6DD76848"/>
    <w:rsid w:val="6DDEAC51"/>
    <w:rsid w:val="6DDF6091"/>
    <w:rsid w:val="6DDF6BA2"/>
    <w:rsid w:val="6DDFE56F"/>
    <w:rsid w:val="6DE6ADB9"/>
    <w:rsid w:val="6DEE84A8"/>
    <w:rsid w:val="6DEF0D0E"/>
    <w:rsid w:val="6DEFE081"/>
    <w:rsid w:val="6DFD88D4"/>
    <w:rsid w:val="6DFE02B2"/>
    <w:rsid w:val="6DFEF30E"/>
    <w:rsid w:val="6DFF1C46"/>
    <w:rsid w:val="6E1A3FD3"/>
    <w:rsid w:val="6E2B3A3F"/>
    <w:rsid w:val="6E4F9297"/>
    <w:rsid w:val="6E5BA198"/>
    <w:rsid w:val="6E7A353C"/>
    <w:rsid w:val="6E974505"/>
    <w:rsid w:val="6EA6F1D7"/>
    <w:rsid w:val="6EB5FB1C"/>
    <w:rsid w:val="6EBE7EED"/>
    <w:rsid w:val="6EBE812B"/>
    <w:rsid w:val="6EBF0755"/>
    <w:rsid w:val="6ECBF68C"/>
    <w:rsid w:val="6EDCEC19"/>
    <w:rsid w:val="6EDE91D5"/>
    <w:rsid w:val="6EDFCD6B"/>
    <w:rsid w:val="6EE7D726"/>
    <w:rsid w:val="6EE7F59D"/>
    <w:rsid w:val="6EEFE6A3"/>
    <w:rsid w:val="6EF333CF"/>
    <w:rsid w:val="6EF6471E"/>
    <w:rsid w:val="6EF7C61C"/>
    <w:rsid w:val="6EFBB993"/>
    <w:rsid w:val="6EFD2691"/>
    <w:rsid w:val="6EFE56BB"/>
    <w:rsid w:val="6EFF4018"/>
    <w:rsid w:val="6EFFA336"/>
    <w:rsid w:val="6EFFB122"/>
    <w:rsid w:val="6EFFBA74"/>
    <w:rsid w:val="6EFFEB5E"/>
    <w:rsid w:val="6F1ED9B2"/>
    <w:rsid w:val="6F3E3366"/>
    <w:rsid w:val="6F3F8B97"/>
    <w:rsid w:val="6F66EBE6"/>
    <w:rsid w:val="6F6D2B62"/>
    <w:rsid w:val="6F7A57B6"/>
    <w:rsid w:val="6F7E35E0"/>
    <w:rsid w:val="6F7F20BC"/>
    <w:rsid w:val="6F7F6403"/>
    <w:rsid w:val="6F7F652D"/>
    <w:rsid w:val="6F925C6E"/>
    <w:rsid w:val="6F9B9B4F"/>
    <w:rsid w:val="6F9C9151"/>
    <w:rsid w:val="6F9E3DDC"/>
    <w:rsid w:val="6F9F878D"/>
    <w:rsid w:val="6FA7B6F3"/>
    <w:rsid w:val="6FA7D755"/>
    <w:rsid w:val="6FB75DA2"/>
    <w:rsid w:val="6FB7D341"/>
    <w:rsid w:val="6FBB1766"/>
    <w:rsid w:val="6FBB5C94"/>
    <w:rsid w:val="6FBBC3E6"/>
    <w:rsid w:val="6FBEE594"/>
    <w:rsid w:val="6FBF68E3"/>
    <w:rsid w:val="6FCE2865"/>
    <w:rsid w:val="6FCFCE64"/>
    <w:rsid w:val="6FD39F6B"/>
    <w:rsid w:val="6FDBD0AE"/>
    <w:rsid w:val="6FDC3FB7"/>
    <w:rsid w:val="6FDE34CB"/>
    <w:rsid w:val="6FDF7193"/>
    <w:rsid w:val="6FE2F1F1"/>
    <w:rsid w:val="6FEB33DE"/>
    <w:rsid w:val="6FEBAF2B"/>
    <w:rsid w:val="6FED6993"/>
    <w:rsid w:val="6FED9578"/>
    <w:rsid w:val="6FEF3E1A"/>
    <w:rsid w:val="6FEFCF76"/>
    <w:rsid w:val="6FF2CD2F"/>
    <w:rsid w:val="6FF5F87F"/>
    <w:rsid w:val="6FF6B6FB"/>
    <w:rsid w:val="6FF72EC7"/>
    <w:rsid w:val="6FF731D6"/>
    <w:rsid w:val="6FF90CBC"/>
    <w:rsid w:val="6FFB0799"/>
    <w:rsid w:val="6FFB3162"/>
    <w:rsid w:val="6FFB5A37"/>
    <w:rsid w:val="6FFC589E"/>
    <w:rsid w:val="6FFD2DF5"/>
    <w:rsid w:val="6FFDE72C"/>
    <w:rsid w:val="6FFDF772"/>
    <w:rsid w:val="6FFDF8C1"/>
    <w:rsid w:val="6FFE570A"/>
    <w:rsid w:val="6FFE9E4A"/>
    <w:rsid w:val="6FFEB3A1"/>
    <w:rsid w:val="6FFEF548"/>
    <w:rsid w:val="6FFF5B46"/>
    <w:rsid w:val="6FFF867F"/>
    <w:rsid w:val="6FFF9800"/>
    <w:rsid w:val="6FFF9CF0"/>
    <w:rsid w:val="6FFFBC97"/>
    <w:rsid w:val="701193F3"/>
    <w:rsid w:val="70CF7B23"/>
    <w:rsid w:val="70FFE919"/>
    <w:rsid w:val="7115415D"/>
    <w:rsid w:val="712E8D5F"/>
    <w:rsid w:val="71B5A9B4"/>
    <w:rsid w:val="71DF6AC8"/>
    <w:rsid w:val="71DF7F43"/>
    <w:rsid w:val="71DF8E9E"/>
    <w:rsid w:val="71EE8923"/>
    <w:rsid w:val="71F3E914"/>
    <w:rsid w:val="72353577"/>
    <w:rsid w:val="727C6892"/>
    <w:rsid w:val="727F43FE"/>
    <w:rsid w:val="729F79A0"/>
    <w:rsid w:val="72AF7FFA"/>
    <w:rsid w:val="72DB721A"/>
    <w:rsid w:val="72DF346D"/>
    <w:rsid w:val="732F5BE1"/>
    <w:rsid w:val="733F95F6"/>
    <w:rsid w:val="7357F512"/>
    <w:rsid w:val="736896BC"/>
    <w:rsid w:val="737AF609"/>
    <w:rsid w:val="73971480"/>
    <w:rsid w:val="73A16B40"/>
    <w:rsid w:val="73A29B68"/>
    <w:rsid w:val="73A7F573"/>
    <w:rsid w:val="73AD7053"/>
    <w:rsid w:val="73BD98DF"/>
    <w:rsid w:val="73CF5A63"/>
    <w:rsid w:val="73DC6682"/>
    <w:rsid w:val="73DFCAA6"/>
    <w:rsid w:val="73EB10C5"/>
    <w:rsid w:val="73EE4B4C"/>
    <w:rsid w:val="73F3D9D1"/>
    <w:rsid w:val="73F97C5A"/>
    <w:rsid w:val="73FBA268"/>
    <w:rsid w:val="73FF97C2"/>
    <w:rsid w:val="73FFB69E"/>
    <w:rsid w:val="74630A25"/>
    <w:rsid w:val="74BCD8B0"/>
    <w:rsid w:val="74DDD331"/>
    <w:rsid w:val="74F21077"/>
    <w:rsid w:val="74FE3758"/>
    <w:rsid w:val="753B0269"/>
    <w:rsid w:val="755ECF27"/>
    <w:rsid w:val="757B860B"/>
    <w:rsid w:val="757BF200"/>
    <w:rsid w:val="759DAECD"/>
    <w:rsid w:val="75A5439E"/>
    <w:rsid w:val="75AC20C5"/>
    <w:rsid w:val="75AC284E"/>
    <w:rsid w:val="75DCF552"/>
    <w:rsid w:val="75DF14D0"/>
    <w:rsid w:val="75E9AB1E"/>
    <w:rsid w:val="75ED1761"/>
    <w:rsid w:val="75EE107F"/>
    <w:rsid w:val="75EE3816"/>
    <w:rsid w:val="75EE86D6"/>
    <w:rsid w:val="75EF08D6"/>
    <w:rsid w:val="75EF1708"/>
    <w:rsid w:val="75EF53B7"/>
    <w:rsid w:val="75FBFB64"/>
    <w:rsid w:val="75FD2FCD"/>
    <w:rsid w:val="75FE6FD6"/>
    <w:rsid w:val="75FF9ABB"/>
    <w:rsid w:val="75FFBEA5"/>
    <w:rsid w:val="75FFF630"/>
    <w:rsid w:val="76258749"/>
    <w:rsid w:val="762CBEB9"/>
    <w:rsid w:val="764D28DB"/>
    <w:rsid w:val="7657A7DC"/>
    <w:rsid w:val="765F1701"/>
    <w:rsid w:val="767746D9"/>
    <w:rsid w:val="7677B6B9"/>
    <w:rsid w:val="767DB2DF"/>
    <w:rsid w:val="76AD4FC4"/>
    <w:rsid w:val="76AFC8FF"/>
    <w:rsid w:val="76BC3484"/>
    <w:rsid w:val="76BFC041"/>
    <w:rsid w:val="76CFE6AD"/>
    <w:rsid w:val="76D6BFF9"/>
    <w:rsid w:val="76DD5CAF"/>
    <w:rsid w:val="76F6FCDE"/>
    <w:rsid w:val="76F72FBA"/>
    <w:rsid w:val="76F9C303"/>
    <w:rsid w:val="76FBA3DD"/>
    <w:rsid w:val="76FDB407"/>
    <w:rsid w:val="771B6233"/>
    <w:rsid w:val="771DE523"/>
    <w:rsid w:val="7732ACF6"/>
    <w:rsid w:val="773F826A"/>
    <w:rsid w:val="77415F08"/>
    <w:rsid w:val="7745AB6B"/>
    <w:rsid w:val="774B3E8F"/>
    <w:rsid w:val="775F11E1"/>
    <w:rsid w:val="775FCABD"/>
    <w:rsid w:val="776E8258"/>
    <w:rsid w:val="777BE255"/>
    <w:rsid w:val="777D4A7C"/>
    <w:rsid w:val="777DD7F9"/>
    <w:rsid w:val="777E2AC7"/>
    <w:rsid w:val="777E825C"/>
    <w:rsid w:val="779B2510"/>
    <w:rsid w:val="77A4D505"/>
    <w:rsid w:val="77A56D3B"/>
    <w:rsid w:val="77AAA1BF"/>
    <w:rsid w:val="77ACEFE6"/>
    <w:rsid w:val="77AFC78E"/>
    <w:rsid w:val="77B676A5"/>
    <w:rsid w:val="77BB84F7"/>
    <w:rsid w:val="77BF78BF"/>
    <w:rsid w:val="77BF9029"/>
    <w:rsid w:val="77BFEDBA"/>
    <w:rsid w:val="77CF6377"/>
    <w:rsid w:val="77CFB02C"/>
    <w:rsid w:val="77D15DCD"/>
    <w:rsid w:val="77D3F01E"/>
    <w:rsid w:val="77D76032"/>
    <w:rsid w:val="77D7E837"/>
    <w:rsid w:val="77DB32AA"/>
    <w:rsid w:val="77DCD100"/>
    <w:rsid w:val="77DD0C06"/>
    <w:rsid w:val="77DD8553"/>
    <w:rsid w:val="77DE214D"/>
    <w:rsid w:val="77DE5A43"/>
    <w:rsid w:val="77DEB765"/>
    <w:rsid w:val="77DF3949"/>
    <w:rsid w:val="77E4BBD0"/>
    <w:rsid w:val="77E92755"/>
    <w:rsid w:val="77EBDB18"/>
    <w:rsid w:val="77EF3AEC"/>
    <w:rsid w:val="77EF989B"/>
    <w:rsid w:val="77F0FFEE"/>
    <w:rsid w:val="77F5345D"/>
    <w:rsid w:val="77F57DC2"/>
    <w:rsid w:val="77F5AE7B"/>
    <w:rsid w:val="77F626EB"/>
    <w:rsid w:val="77F658F5"/>
    <w:rsid w:val="77F6AF4A"/>
    <w:rsid w:val="77F797F9"/>
    <w:rsid w:val="77F7A551"/>
    <w:rsid w:val="77F7C351"/>
    <w:rsid w:val="77F7C7B5"/>
    <w:rsid w:val="77F94C29"/>
    <w:rsid w:val="77F9564F"/>
    <w:rsid w:val="77FABD90"/>
    <w:rsid w:val="77FB51CC"/>
    <w:rsid w:val="77FD2C9B"/>
    <w:rsid w:val="77FD399F"/>
    <w:rsid w:val="77FEDA4E"/>
    <w:rsid w:val="77FF04A9"/>
    <w:rsid w:val="77FFBA8C"/>
    <w:rsid w:val="77FFBF15"/>
    <w:rsid w:val="785CEC43"/>
    <w:rsid w:val="786754F6"/>
    <w:rsid w:val="7877B2C7"/>
    <w:rsid w:val="787BCDBD"/>
    <w:rsid w:val="78BD06F3"/>
    <w:rsid w:val="78CFFE45"/>
    <w:rsid w:val="78FDB083"/>
    <w:rsid w:val="78FDDC0E"/>
    <w:rsid w:val="78FE0063"/>
    <w:rsid w:val="78FFB771"/>
    <w:rsid w:val="79174C59"/>
    <w:rsid w:val="7934A7AB"/>
    <w:rsid w:val="79371B21"/>
    <w:rsid w:val="795DD4A4"/>
    <w:rsid w:val="79622F87"/>
    <w:rsid w:val="797E037A"/>
    <w:rsid w:val="797E0767"/>
    <w:rsid w:val="79931041"/>
    <w:rsid w:val="799E163A"/>
    <w:rsid w:val="79ACCAFF"/>
    <w:rsid w:val="79B7726B"/>
    <w:rsid w:val="79BF57E0"/>
    <w:rsid w:val="79C57F02"/>
    <w:rsid w:val="79DBBF1E"/>
    <w:rsid w:val="79DF9CF0"/>
    <w:rsid w:val="79F043F4"/>
    <w:rsid w:val="79F63962"/>
    <w:rsid w:val="79F68E1A"/>
    <w:rsid w:val="79FA3868"/>
    <w:rsid w:val="79FB2582"/>
    <w:rsid w:val="79FBBBA8"/>
    <w:rsid w:val="79FEC47B"/>
    <w:rsid w:val="79FF3CC4"/>
    <w:rsid w:val="7A7BF6B9"/>
    <w:rsid w:val="7A7FF772"/>
    <w:rsid w:val="7AB72BC4"/>
    <w:rsid w:val="7AD4484F"/>
    <w:rsid w:val="7ADB4692"/>
    <w:rsid w:val="7AF71BE8"/>
    <w:rsid w:val="7AF74417"/>
    <w:rsid w:val="7AFBEE2E"/>
    <w:rsid w:val="7AFEF56F"/>
    <w:rsid w:val="7AFF42BF"/>
    <w:rsid w:val="7AFF8738"/>
    <w:rsid w:val="7B2FD279"/>
    <w:rsid w:val="7B2FF108"/>
    <w:rsid w:val="7B378DCF"/>
    <w:rsid w:val="7B3B6591"/>
    <w:rsid w:val="7B3C07F4"/>
    <w:rsid w:val="7B3FBB59"/>
    <w:rsid w:val="7B5709FA"/>
    <w:rsid w:val="7B5BAC61"/>
    <w:rsid w:val="7B604DA7"/>
    <w:rsid w:val="7B6A76C8"/>
    <w:rsid w:val="7B6D9DAD"/>
    <w:rsid w:val="7B7D7347"/>
    <w:rsid w:val="7B7F1401"/>
    <w:rsid w:val="7B7F77EB"/>
    <w:rsid w:val="7B7F7A9A"/>
    <w:rsid w:val="7B7FBD98"/>
    <w:rsid w:val="7B7FC597"/>
    <w:rsid w:val="7B91D30D"/>
    <w:rsid w:val="7B9709E2"/>
    <w:rsid w:val="7B97C681"/>
    <w:rsid w:val="7B9B6727"/>
    <w:rsid w:val="7BAC444A"/>
    <w:rsid w:val="7BAEF7F1"/>
    <w:rsid w:val="7BB449D5"/>
    <w:rsid w:val="7BB6AEE5"/>
    <w:rsid w:val="7BB77309"/>
    <w:rsid w:val="7BBBB703"/>
    <w:rsid w:val="7BBEE97D"/>
    <w:rsid w:val="7BBF6B73"/>
    <w:rsid w:val="7BBFB6B9"/>
    <w:rsid w:val="7BBFD187"/>
    <w:rsid w:val="7BBFE1E4"/>
    <w:rsid w:val="7BC773C0"/>
    <w:rsid w:val="7BCABEDC"/>
    <w:rsid w:val="7BCDD11B"/>
    <w:rsid w:val="7BCFC47A"/>
    <w:rsid w:val="7BD3298F"/>
    <w:rsid w:val="7BD54E29"/>
    <w:rsid w:val="7BD5CAB0"/>
    <w:rsid w:val="7BD830B7"/>
    <w:rsid w:val="7BD94AEC"/>
    <w:rsid w:val="7BDB6149"/>
    <w:rsid w:val="7BDD4F2D"/>
    <w:rsid w:val="7BDED0A1"/>
    <w:rsid w:val="7BDF9B89"/>
    <w:rsid w:val="7BDFD0A1"/>
    <w:rsid w:val="7BE79B61"/>
    <w:rsid w:val="7BE7CD34"/>
    <w:rsid w:val="7BEDECDF"/>
    <w:rsid w:val="7BEEEB88"/>
    <w:rsid w:val="7BEF365A"/>
    <w:rsid w:val="7BEF51A9"/>
    <w:rsid w:val="7BEF8449"/>
    <w:rsid w:val="7BF36B0C"/>
    <w:rsid w:val="7BF3E8AA"/>
    <w:rsid w:val="7BF53EA7"/>
    <w:rsid w:val="7BF6D21C"/>
    <w:rsid w:val="7BF723A5"/>
    <w:rsid w:val="7BF7F654"/>
    <w:rsid w:val="7BFA58FD"/>
    <w:rsid w:val="7BFB5B2F"/>
    <w:rsid w:val="7BFD4E85"/>
    <w:rsid w:val="7BFD93AC"/>
    <w:rsid w:val="7BFDA042"/>
    <w:rsid w:val="7BFDAF6D"/>
    <w:rsid w:val="7BFE1350"/>
    <w:rsid w:val="7BFE13E2"/>
    <w:rsid w:val="7BFF449B"/>
    <w:rsid w:val="7BFF5ECF"/>
    <w:rsid w:val="7BFF8F7C"/>
    <w:rsid w:val="7BFFA21C"/>
    <w:rsid w:val="7BFFB7CD"/>
    <w:rsid w:val="7BFFC2A9"/>
    <w:rsid w:val="7C6AC32E"/>
    <w:rsid w:val="7C6B28C0"/>
    <w:rsid w:val="7C9F85D9"/>
    <w:rsid w:val="7CAE7934"/>
    <w:rsid w:val="7CBF4C0A"/>
    <w:rsid w:val="7CC2FB0E"/>
    <w:rsid w:val="7CD78D28"/>
    <w:rsid w:val="7CDECDC8"/>
    <w:rsid w:val="7CE50C05"/>
    <w:rsid w:val="7CEF5D62"/>
    <w:rsid w:val="7CF5DD3F"/>
    <w:rsid w:val="7CF67F0C"/>
    <w:rsid w:val="7CF7B134"/>
    <w:rsid w:val="7CF7D580"/>
    <w:rsid w:val="7CF90F4B"/>
    <w:rsid w:val="7CF95917"/>
    <w:rsid w:val="7CFC6092"/>
    <w:rsid w:val="7CFF5333"/>
    <w:rsid w:val="7CFF6D2F"/>
    <w:rsid w:val="7D2F80AD"/>
    <w:rsid w:val="7D35EAC4"/>
    <w:rsid w:val="7D3A92FD"/>
    <w:rsid w:val="7D3D61B3"/>
    <w:rsid w:val="7D3DE0C0"/>
    <w:rsid w:val="7D4B7415"/>
    <w:rsid w:val="7D5B2AC7"/>
    <w:rsid w:val="7D6DC6A7"/>
    <w:rsid w:val="7D77BE2F"/>
    <w:rsid w:val="7D7A73A0"/>
    <w:rsid w:val="7D7B4136"/>
    <w:rsid w:val="7D7DD251"/>
    <w:rsid w:val="7D7F5D9A"/>
    <w:rsid w:val="7D8DF67C"/>
    <w:rsid w:val="7D970E79"/>
    <w:rsid w:val="7DAF5561"/>
    <w:rsid w:val="7DBA9F1C"/>
    <w:rsid w:val="7DBF0177"/>
    <w:rsid w:val="7DBFE869"/>
    <w:rsid w:val="7DC12E17"/>
    <w:rsid w:val="7DCBE2A7"/>
    <w:rsid w:val="7DCFE7E9"/>
    <w:rsid w:val="7DD36EC9"/>
    <w:rsid w:val="7DD5BCB9"/>
    <w:rsid w:val="7DD72329"/>
    <w:rsid w:val="7DDB8548"/>
    <w:rsid w:val="7DDD6E25"/>
    <w:rsid w:val="7DDE1772"/>
    <w:rsid w:val="7DDE3AEE"/>
    <w:rsid w:val="7DDE417C"/>
    <w:rsid w:val="7DDF8A2C"/>
    <w:rsid w:val="7DE35033"/>
    <w:rsid w:val="7DE593FB"/>
    <w:rsid w:val="7DE5A99C"/>
    <w:rsid w:val="7DE702AE"/>
    <w:rsid w:val="7DEB0E5D"/>
    <w:rsid w:val="7DED255D"/>
    <w:rsid w:val="7DEDBF92"/>
    <w:rsid w:val="7DEE8648"/>
    <w:rsid w:val="7DEF3E7C"/>
    <w:rsid w:val="7DEF9FD5"/>
    <w:rsid w:val="7DF247B3"/>
    <w:rsid w:val="7DF73B69"/>
    <w:rsid w:val="7DF74DFE"/>
    <w:rsid w:val="7DF79A6F"/>
    <w:rsid w:val="7DF831BD"/>
    <w:rsid w:val="7DF854DF"/>
    <w:rsid w:val="7DF93F01"/>
    <w:rsid w:val="7DF9D8BD"/>
    <w:rsid w:val="7DF9F15E"/>
    <w:rsid w:val="7DFAE135"/>
    <w:rsid w:val="7DFBB08D"/>
    <w:rsid w:val="7DFD21EF"/>
    <w:rsid w:val="7DFD3965"/>
    <w:rsid w:val="7DFDA4AC"/>
    <w:rsid w:val="7DFF01FF"/>
    <w:rsid w:val="7DFFBDA4"/>
    <w:rsid w:val="7DFFBFFC"/>
    <w:rsid w:val="7E27D3E5"/>
    <w:rsid w:val="7E2F99D8"/>
    <w:rsid w:val="7E3A107F"/>
    <w:rsid w:val="7E4FC8A9"/>
    <w:rsid w:val="7E5D2E05"/>
    <w:rsid w:val="7E5DECC8"/>
    <w:rsid w:val="7E5F60C9"/>
    <w:rsid w:val="7E5F698B"/>
    <w:rsid w:val="7E673620"/>
    <w:rsid w:val="7E6F14F6"/>
    <w:rsid w:val="7E75BCD5"/>
    <w:rsid w:val="7E7BF050"/>
    <w:rsid w:val="7E7C0E72"/>
    <w:rsid w:val="7E7E0091"/>
    <w:rsid w:val="7E7E86BB"/>
    <w:rsid w:val="7E7EDA20"/>
    <w:rsid w:val="7E7F1541"/>
    <w:rsid w:val="7E7FD19B"/>
    <w:rsid w:val="7E8E6D61"/>
    <w:rsid w:val="7E92B34B"/>
    <w:rsid w:val="7E933CE5"/>
    <w:rsid w:val="7E9DE982"/>
    <w:rsid w:val="7E9F17A5"/>
    <w:rsid w:val="7EAC6C07"/>
    <w:rsid w:val="7EAE92D7"/>
    <w:rsid w:val="7EB33CFD"/>
    <w:rsid w:val="7EB966C1"/>
    <w:rsid w:val="7EBD9CB8"/>
    <w:rsid w:val="7EBE3607"/>
    <w:rsid w:val="7EBFC447"/>
    <w:rsid w:val="7EBFC586"/>
    <w:rsid w:val="7EBFEFCF"/>
    <w:rsid w:val="7EC670C8"/>
    <w:rsid w:val="7ECB41B3"/>
    <w:rsid w:val="7ED3D641"/>
    <w:rsid w:val="7ED4D458"/>
    <w:rsid w:val="7ED60EAC"/>
    <w:rsid w:val="7EDBDDC2"/>
    <w:rsid w:val="7EDCE4B0"/>
    <w:rsid w:val="7EDD182D"/>
    <w:rsid w:val="7EDDBB71"/>
    <w:rsid w:val="7EDECD6C"/>
    <w:rsid w:val="7EDF5754"/>
    <w:rsid w:val="7EDF6EA5"/>
    <w:rsid w:val="7EDF8790"/>
    <w:rsid w:val="7EE668A1"/>
    <w:rsid w:val="7EEB5F01"/>
    <w:rsid w:val="7EEC4D18"/>
    <w:rsid w:val="7EEE0CD9"/>
    <w:rsid w:val="7EEF16AF"/>
    <w:rsid w:val="7EEF203A"/>
    <w:rsid w:val="7EEF2991"/>
    <w:rsid w:val="7EEF55F0"/>
    <w:rsid w:val="7EEF594F"/>
    <w:rsid w:val="7EEF7E33"/>
    <w:rsid w:val="7EEF89D5"/>
    <w:rsid w:val="7EEFBD1E"/>
    <w:rsid w:val="7EEFCA7E"/>
    <w:rsid w:val="7EEFF034"/>
    <w:rsid w:val="7EF4AE45"/>
    <w:rsid w:val="7EF600E7"/>
    <w:rsid w:val="7EF727D1"/>
    <w:rsid w:val="7EF72AB9"/>
    <w:rsid w:val="7EF745D8"/>
    <w:rsid w:val="7EF76380"/>
    <w:rsid w:val="7EF7DA7C"/>
    <w:rsid w:val="7EF80458"/>
    <w:rsid w:val="7EFAE7A2"/>
    <w:rsid w:val="7EFB5854"/>
    <w:rsid w:val="7EFBDEF4"/>
    <w:rsid w:val="7EFC917F"/>
    <w:rsid w:val="7EFD2BB0"/>
    <w:rsid w:val="7EFD586C"/>
    <w:rsid w:val="7EFDA389"/>
    <w:rsid w:val="7EFDC608"/>
    <w:rsid w:val="7EFE6E16"/>
    <w:rsid w:val="7EFEA8BC"/>
    <w:rsid w:val="7EFEE731"/>
    <w:rsid w:val="7EFF0669"/>
    <w:rsid w:val="7EFF3578"/>
    <w:rsid w:val="7EFF433C"/>
    <w:rsid w:val="7EFF4528"/>
    <w:rsid w:val="7EFF4C70"/>
    <w:rsid w:val="7EFF5A31"/>
    <w:rsid w:val="7EFF7195"/>
    <w:rsid w:val="7EFF73A1"/>
    <w:rsid w:val="7EFF7984"/>
    <w:rsid w:val="7EFF8490"/>
    <w:rsid w:val="7EFF92DA"/>
    <w:rsid w:val="7EFF98CF"/>
    <w:rsid w:val="7EFFB827"/>
    <w:rsid w:val="7EFFBB6A"/>
    <w:rsid w:val="7EFFC115"/>
    <w:rsid w:val="7EFFE4C4"/>
    <w:rsid w:val="7EFFE77B"/>
    <w:rsid w:val="7F20DE08"/>
    <w:rsid w:val="7F2F75AA"/>
    <w:rsid w:val="7F399595"/>
    <w:rsid w:val="7F3F1237"/>
    <w:rsid w:val="7F3F4353"/>
    <w:rsid w:val="7F3F6E0A"/>
    <w:rsid w:val="7F3FEFF7"/>
    <w:rsid w:val="7F4F9C30"/>
    <w:rsid w:val="7F52EDC6"/>
    <w:rsid w:val="7F57FD9B"/>
    <w:rsid w:val="7F592011"/>
    <w:rsid w:val="7F5CFF1B"/>
    <w:rsid w:val="7F5D2C45"/>
    <w:rsid w:val="7F5E57C5"/>
    <w:rsid w:val="7F5F40A5"/>
    <w:rsid w:val="7F5F9C11"/>
    <w:rsid w:val="7F5FA602"/>
    <w:rsid w:val="7F66ECD4"/>
    <w:rsid w:val="7F679B17"/>
    <w:rsid w:val="7F6F30FD"/>
    <w:rsid w:val="7F6F3A6F"/>
    <w:rsid w:val="7F6FA434"/>
    <w:rsid w:val="7F718B8A"/>
    <w:rsid w:val="7F754697"/>
    <w:rsid w:val="7F779AE2"/>
    <w:rsid w:val="7F77CD38"/>
    <w:rsid w:val="7F78618F"/>
    <w:rsid w:val="7F7AF493"/>
    <w:rsid w:val="7F7BEE80"/>
    <w:rsid w:val="7F7D04F0"/>
    <w:rsid w:val="7F7D3C4B"/>
    <w:rsid w:val="7F7D8705"/>
    <w:rsid w:val="7F7EA3B2"/>
    <w:rsid w:val="7F7EC312"/>
    <w:rsid w:val="7F7F13AB"/>
    <w:rsid w:val="7F7F175E"/>
    <w:rsid w:val="7F7F2B5B"/>
    <w:rsid w:val="7F7F5C4F"/>
    <w:rsid w:val="7F7F9F3C"/>
    <w:rsid w:val="7F7FA72F"/>
    <w:rsid w:val="7F7FBD1C"/>
    <w:rsid w:val="7F899192"/>
    <w:rsid w:val="7F89D13D"/>
    <w:rsid w:val="7F8B8531"/>
    <w:rsid w:val="7F8D4FE9"/>
    <w:rsid w:val="7F8E4113"/>
    <w:rsid w:val="7F92E79A"/>
    <w:rsid w:val="7F9AAA57"/>
    <w:rsid w:val="7F9B77D5"/>
    <w:rsid w:val="7F9D4528"/>
    <w:rsid w:val="7F9D479F"/>
    <w:rsid w:val="7F9E1BF7"/>
    <w:rsid w:val="7F9E9076"/>
    <w:rsid w:val="7F9F2894"/>
    <w:rsid w:val="7F9FCDBD"/>
    <w:rsid w:val="7FA7BAED"/>
    <w:rsid w:val="7FADC0E9"/>
    <w:rsid w:val="7FAEB3E0"/>
    <w:rsid w:val="7FAF320A"/>
    <w:rsid w:val="7FB2F6A5"/>
    <w:rsid w:val="7FB622E6"/>
    <w:rsid w:val="7FB7A270"/>
    <w:rsid w:val="7FB7E744"/>
    <w:rsid w:val="7FB7FA84"/>
    <w:rsid w:val="7FB9C95E"/>
    <w:rsid w:val="7FBBC42B"/>
    <w:rsid w:val="7FBBF4BC"/>
    <w:rsid w:val="7FBC097A"/>
    <w:rsid w:val="7FBD3C88"/>
    <w:rsid w:val="7FBD77F8"/>
    <w:rsid w:val="7FBD887B"/>
    <w:rsid w:val="7FBDA83D"/>
    <w:rsid w:val="7FBE18E8"/>
    <w:rsid w:val="7FBE4A7D"/>
    <w:rsid w:val="7FBE9611"/>
    <w:rsid w:val="7FBE9E53"/>
    <w:rsid w:val="7FBEACBC"/>
    <w:rsid w:val="7FBECAD5"/>
    <w:rsid w:val="7FBEF92F"/>
    <w:rsid w:val="7FBF0155"/>
    <w:rsid w:val="7FBF8917"/>
    <w:rsid w:val="7FBFA91A"/>
    <w:rsid w:val="7FBFEFD4"/>
    <w:rsid w:val="7FBFFFDE"/>
    <w:rsid w:val="7FC33A73"/>
    <w:rsid w:val="7FC5C0F5"/>
    <w:rsid w:val="7FCA13ED"/>
    <w:rsid w:val="7FCABA5A"/>
    <w:rsid w:val="7FCD2086"/>
    <w:rsid w:val="7FCD71F0"/>
    <w:rsid w:val="7FCF37F7"/>
    <w:rsid w:val="7FCF46F8"/>
    <w:rsid w:val="7FCFBAAE"/>
    <w:rsid w:val="7FD18E0E"/>
    <w:rsid w:val="7FD5DE4F"/>
    <w:rsid w:val="7FD687D6"/>
    <w:rsid w:val="7FD79B98"/>
    <w:rsid w:val="7FD7CB58"/>
    <w:rsid w:val="7FDA841F"/>
    <w:rsid w:val="7FDAC89C"/>
    <w:rsid w:val="7FDACB83"/>
    <w:rsid w:val="7FDB108E"/>
    <w:rsid w:val="7FDB3FE2"/>
    <w:rsid w:val="7FDC176B"/>
    <w:rsid w:val="7FDDB794"/>
    <w:rsid w:val="7FDE1195"/>
    <w:rsid w:val="7FDEEFF0"/>
    <w:rsid w:val="7FDF29F7"/>
    <w:rsid w:val="7FDF2D08"/>
    <w:rsid w:val="7FDF3544"/>
    <w:rsid w:val="7FDF4B7B"/>
    <w:rsid w:val="7FDFC258"/>
    <w:rsid w:val="7FDFD083"/>
    <w:rsid w:val="7FDFE57C"/>
    <w:rsid w:val="7FDFF397"/>
    <w:rsid w:val="7FE0A8BE"/>
    <w:rsid w:val="7FE312EB"/>
    <w:rsid w:val="7FE7940F"/>
    <w:rsid w:val="7FE9853C"/>
    <w:rsid w:val="7FE9D7A4"/>
    <w:rsid w:val="7FEA13DC"/>
    <w:rsid w:val="7FEA82B9"/>
    <w:rsid w:val="7FEBA958"/>
    <w:rsid w:val="7FEC2B4A"/>
    <w:rsid w:val="7FECA956"/>
    <w:rsid w:val="7FED6A0F"/>
    <w:rsid w:val="7FED970A"/>
    <w:rsid w:val="7FEDC53C"/>
    <w:rsid w:val="7FEE85E8"/>
    <w:rsid w:val="7FEE8669"/>
    <w:rsid w:val="7FEEBA6C"/>
    <w:rsid w:val="7FEEEB9B"/>
    <w:rsid w:val="7FEF0D16"/>
    <w:rsid w:val="7FEF2B2E"/>
    <w:rsid w:val="7FEF2E20"/>
    <w:rsid w:val="7FEF7EBF"/>
    <w:rsid w:val="7FEF8719"/>
    <w:rsid w:val="7FEFA5D5"/>
    <w:rsid w:val="7FEFABB5"/>
    <w:rsid w:val="7FEFD141"/>
    <w:rsid w:val="7FEFF4DE"/>
    <w:rsid w:val="7FF08233"/>
    <w:rsid w:val="7FF26B38"/>
    <w:rsid w:val="7FF325F6"/>
    <w:rsid w:val="7FF3A23D"/>
    <w:rsid w:val="7FF3A791"/>
    <w:rsid w:val="7FF510B2"/>
    <w:rsid w:val="7FF592B6"/>
    <w:rsid w:val="7FF5EC6A"/>
    <w:rsid w:val="7FF73A21"/>
    <w:rsid w:val="7FF79E3F"/>
    <w:rsid w:val="7FF7BB33"/>
    <w:rsid w:val="7FF8D48F"/>
    <w:rsid w:val="7FFA0C58"/>
    <w:rsid w:val="7FFA0E14"/>
    <w:rsid w:val="7FFA7B71"/>
    <w:rsid w:val="7FFAC98D"/>
    <w:rsid w:val="7FFB0D21"/>
    <w:rsid w:val="7FFB34EC"/>
    <w:rsid w:val="7FFB3A09"/>
    <w:rsid w:val="7FFB41C1"/>
    <w:rsid w:val="7FFB499A"/>
    <w:rsid w:val="7FFB53B0"/>
    <w:rsid w:val="7FFB835D"/>
    <w:rsid w:val="7FFBB6C9"/>
    <w:rsid w:val="7FFBC4A2"/>
    <w:rsid w:val="7FFBDF31"/>
    <w:rsid w:val="7FFBEDCA"/>
    <w:rsid w:val="7FFCB7F5"/>
    <w:rsid w:val="7FFCD50B"/>
    <w:rsid w:val="7FFD3104"/>
    <w:rsid w:val="7FFD38B9"/>
    <w:rsid w:val="7FFD4BCF"/>
    <w:rsid w:val="7FFD4CB6"/>
    <w:rsid w:val="7FFDEF29"/>
    <w:rsid w:val="7FFE906A"/>
    <w:rsid w:val="7FFEAA7E"/>
    <w:rsid w:val="7FFEC276"/>
    <w:rsid w:val="7FFF1AD0"/>
    <w:rsid w:val="7FFF1CA4"/>
    <w:rsid w:val="7FFF1E8F"/>
    <w:rsid w:val="7FFF1FD5"/>
    <w:rsid w:val="7FFF2B33"/>
    <w:rsid w:val="7FFF2EF3"/>
    <w:rsid w:val="7FFF3424"/>
    <w:rsid w:val="7FFF3567"/>
    <w:rsid w:val="7FFF4228"/>
    <w:rsid w:val="7FFF4790"/>
    <w:rsid w:val="7FFF50D6"/>
    <w:rsid w:val="7FFF59B8"/>
    <w:rsid w:val="7FFF623E"/>
    <w:rsid w:val="7FFF6D30"/>
    <w:rsid w:val="7FFF8377"/>
    <w:rsid w:val="7FFF8405"/>
    <w:rsid w:val="7FFFA163"/>
    <w:rsid w:val="7FFFA3DD"/>
    <w:rsid w:val="7FFFC3FD"/>
    <w:rsid w:val="7FFFC43B"/>
    <w:rsid w:val="7FFFC4A2"/>
    <w:rsid w:val="7FFFC979"/>
    <w:rsid w:val="7FFFCB80"/>
    <w:rsid w:val="7FFFCECA"/>
    <w:rsid w:val="7FFFEAB5"/>
    <w:rsid w:val="7FFFEAF4"/>
    <w:rsid w:val="7FFFFF19"/>
    <w:rsid w:val="81FB751C"/>
    <w:rsid w:val="83F96258"/>
    <w:rsid w:val="83FDC04F"/>
    <w:rsid w:val="83FE6757"/>
    <w:rsid w:val="858BB848"/>
    <w:rsid w:val="85AD3B2B"/>
    <w:rsid w:val="8657EDDA"/>
    <w:rsid w:val="875741D3"/>
    <w:rsid w:val="8777728D"/>
    <w:rsid w:val="87996512"/>
    <w:rsid w:val="879B1B88"/>
    <w:rsid w:val="879FA450"/>
    <w:rsid w:val="87C338BF"/>
    <w:rsid w:val="89790528"/>
    <w:rsid w:val="89F17801"/>
    <w:rsid w:val="8B51F4A5"/>
    <w:rsid w:val="8BCE5881"/>
    <w:rsid w:val="8BDD5B43"/>
    <w:rsid w:val="8BF7B4D3"/>
    <w:rsid w:val="8BFF8ED6"/>
    <w:rsid w:val="8C8F1DAE"/>
    <w:rsid w:val="8CEF1314"/>
    <w:rsid w:val="8DBDAFCC"/>
    <w:rsid w:val="8EBF4189"/>
    <w:rsid w:val="8EE7386D"/>
    <w:rsid w:val="8F57D447"/>
    <w:rsid w:val="8F735AF1"/>
    <w:rsid w:val="8F77739E"/>
    <w:rsid w:val="8F7FC3A9"/>
    <w:rsid w:val="8FDB2848"/>
    <w:rsid w:val="8FDDC919"/>
    <w:rsid w:val="8FE74525"/>
    <w:rsid w:val="8FFBE0D4"/>
    <w:rsid w:val="8FFD013E"/>
    <w:rsid w:val="8FFE3177"/>
    <w:rsid w:val="90FF0D5A"/>
    <w:rsid w:val="933FF241"/>
    <w:rsid w:val="93D72041"/>
    <w:rsid w:val="93FA1089"/>
    <w:rsid w:val="9412BCB3"/>
    <w:rsid w:val="952FBFE2"/>
    <w:rsid w:val="95BF1662"/>
    <w:rsid w:val="95FF6323"/>
    <w:rsid w:val="963F8A96"/>
    <w:rsid w:val="965D2A1C"/>
    <w:rsid w:val="96EBFBA3"/>
    <w:rsid w:val="971FC833"/>
    <w:rsid w:val="977F7FB2"/>
    <w:rsid w:val="977FA81B"/>
    <w:rsid w:val="979D8685"/>
    <w:rsid w:val="97BB8FA1"/>
    <w:rsid w:val="97BF4CFD"/>
    <w:rsid w:val="97DB317F"/>
    <w:rsid w:val="97DF2E06"/>
    <w:rsid w:val="97F21A5C"/>
    <w:rsid w:val="97FA5ACE"/>
    <w:rsid w:val="97FB8748"/>
    <w:rsid w:val="97FCA9A5"/>
    <w:rsid w:val="97FD771B"/>
    <w:rsid w:val="97FE01DE"/>
    <w:rsid w:val="9A7F555E"/>
    <w:rsid w:val="9AAF0A94"/>
    <w:rsid w:val="9AEDE9C5"/>
    <w:rsid w:val="9B671565"/>
    <w:rsid w:val="9B6B9B3C"/>
    <w:rsid w:val="9BD382D9"/>
    <w:rsid w:val="9BF5DBF8"/>
    <w:rsid w:val="9BFB01F5"/>
    <w:rsid w:val="9BFDB349"/>
    <w:rsid w:val="9BFF6390"/>
    <w:rsid w:val="9BFFBD3F"/>
    <w:rsid w:val="9CAE4835"/>
    <w:rsid w:val="9CBDCDF9"/>
    <w:rsid w:val="9CBEDFB0"/>
    <w:rsid w:val="9CC67805"/>
    <w:rsid w:val="9CEB7ADA"/>
    <w:rsid w:val="9D2F9951"/>
    <w:rsid w:val="9D3E8EF9"/>
    <w:rsid w:val="9D5E0220"/>
    <w:rsid w:val="9D7E7A1F"/>
    <w:rsid w:val="9D7F5A55"/>
    <w:rsid w:val="9D7F5DA7"/>
    <w:rsid w:val="9D950205"/>
    <w:rsid w:val="9D9AE537"/>
    <w:rsid w:val="9D9FD2CD"/>
    <w:rsid w:val="9DBB3BA8"/>
    <w:rsid w:val="9DBC3BA0"/>
    <w:rsid w:val="9DBEB359"/>
    <w:rsid w:val="9DFDC67E"/>
    <w:rsid w:val="9DFFDC52"/>
    <w:rsid w:val="9E5FECEC"/>
    <w:rsid w:val="9E7F49A7"/>
    <w:rsid w:val="9E7FEE53"/>
    <w:rsid w:val="9E8F56D8"/>
    <w:rsid w:val="9EB5ABB7"/>
    <w:rsid w:val="9EBB015D"/>
    <w:rsid w:val="9EE67354"/>
    <w:rsid w:val="9EF7C810"/>
    <w:rsid w:val="9EFF5344"/>
    <w:rsid w:val="9EFFDF2B"/>
    <w:rsid w:val="9F3F0595"/>
    <w:rsid w:val="9F6626F1"/>
    <w:rsid w:val="9F6F93AE"/>
    <w:rsid w:val="9F6FD00B"/>
    <w:rsid w:val="9F7F71D6"/>
    <w:rsid w:val="9F8E4B87"/>
    <w:rsid w:val="9F9DA284"/>
    <w:rsid w:val="9F9F24A8"/>
    <w:rsid w:val="9F9FA69D"/>
    <w:rsid w:val="9FB71D0A"/>
    <w:rsid w:val="9FBFFF66"/>
    <w:rsid w:val="9FC15510"/>
    <w:rsid w:val="9FD55648"/>
    <w:rsid w:val="9FE935E2"/>
    <w:rsid w:val="9FEBE84B"/>
    <w:rsid w:val="9FEF5CC9"/>
    <w:rsid w:val="9FEFC552"/>
    <w:rsid w:val="9FF6D554"/>
    <w:rsid w:val="9FF80CB6"/>
    <w:rsid w:val="9FFDBD1C"/>
    <w:rsid w:val="9FFE87E0"/>
    <w:rsid w:val="A2FD0058"/>
    <w:rsid w:val="A32FE7C2"/>
    <w:rsid w:val="A3BF1A8F"/>
    <w:rsid w:val="A3FA3810"/>
    <w:rsid w:val="A3FF1D9E"/>
    <w:rsid w:val="A4A2AB65"/>
    <w:rsid w:val="A5F445E0"/>
    <w:rsid w:val="A5FA01E6"/>
    <w:rsid w:val="A5FBDC10"/>
    <w:rsid w:val="A5FFDFA8"/>
    <w:rsid w:val="A676ED94"/>
    <w:rsid w:val="A6BDE93D"/>
    <w:rsid w:val="A7478FD0"/>
    <w:rsid w:val="A747C3C0"/>
    <w:rsid w:val="A76052B0"/>
    <w:rsid w:val="A7737063"/>
    <w:rsid w:val="A77D03FC"/>
    <w:rsid w:val="A77D2CE9"/>
    <w:rsid w:val="A7CF55D3"/>
    <w:rsid w:val="A7EF1138"/>
    <w:rsid w:val="A7FDC5D7"/>
    <w:rsid w:val="A7FF6531"/>
    <w:rsid w:val="A7FF6E59"/>
    <w:rsid w:val="A91FEBA1"/>
    <w:rsid w:val="A96F5D90"/>
    <w:rsid w:val="A96FD550"/>
    <w:rsid w:val="A9B73C44"/>
    <w:rsid w:val="AAFF7FC2"/>
    <w:rsid w:val="AB18846F"/>
    <w:rsid w:val="AB778125"/>
    <w:rsid w:val="ABDF4607"/>
    <w:rsid w:val="ABF7C5E2"/>
    <w:rsid w:val="ABFBDBBE"/>
    <w:rsid w:val="ABFEF8CE"/>
    <w:rsid w:val="ACFE5170"/>
    <w:rsid w:val="AD3FC431"/>
    <w:rsid w:val="AD53EC77"/>
    <w:rsid w:val="AD7F0A1F"/>
    <w:rsid w:val="ADBD4B93"/>
    <w:rsid w:val="ADBF2437"/>
    <w:rsid w:val="ADBF6583"/>
    <w:rsid w:val="ADFAF3CF"/>
    <w:rsid w:val="AE6F6B55"/>
    <w:rsid w:val="AE7F8347"/>
    <w:rsid w:val="AE7F8A6B"/>
    <w:rsid w:val="AEEFC376"/>
    <w:rsid w:val="AEFDE958"/>
    <w:rsid w:val="AF0E9576"/>
    <w:rsid w:val="AF5B1CA1"/>
    <w:rsid w:val="AF7390B2"/>
    <w:rsid w:val="AF77E60A"/>
    <w:rsid w:val="AF8401EA"/>
    <w:rsid w:val="AF9AFAF4"/>
    <w:rsid w:val="AFAEC407"/>
    <w:rsid w:val="AFAF5DA3"/>
    <w:rsid w:val="AFAF8226"/>
    <w:rsid w:val="AFB3910F"/>
    <w:rsid w:val="AFB98AB5"/>
    <w:rsid w:val="AFBF2EE4"/>
    <w:rsid w:val="AFBF3EFE"/>
    <w:rsid w:val="AFBF4105"/>
    <w:rsid w:val="AFBF90F0"/>
    <w:rsid w:val="AFCC1125"/>
    <w:rsid w:val="AFDF9B2D"/>
    <w:rsid w:val="AFEF1681"/>
    <w:rsid w:val="AFF53619"/>
    <w:rsid w:val="AFFB075D"/>
    <w:rsid w:val="AFFB6531"/>
    <w:rsid w:val="AFFB6E13"/>
    <w:rsid w:val="AFFBB2E0"/>
    <w:rsid w:val="AFFBCF60"/>
    <w:rsid w:val="AFFBD8A2"/>
    <w:rsid w:val="AFFD2E3D"/>
    <w:rsid w:val="AFFD3BE6"/>
    <w:rsid w:val="B18BCE99"/>
    <w:rsid w:val="B313CBC7"/>
    <w:rsid w:val="B337BEEC"/>
    <w:rsid w:val="B35E6F7D"/>
    <w:rsid w:val="B35EB582"/>
    <w:rsid w:val="B36F5630"/>
    <w:rsid w:val="B39729D2"/>
    <w:rsid w:val="B3C6958A"/>
    <w:rsid w:val="B3DE7622"/>
    <w:rsid w:val="B3E7330D"/>
    <w:rsid w:val="B3F3FC6E"/>
    <w:rsid w:val="B3FB6E3E"/>
    <w:rsid w:val="B3FF1A8B"/>
    <w:rsid w:val="B4BB8E1F"/>
    <w:rsid w:val="B4BD589C"/>
    <w:rsid w:val="B4FFBE5C"/>
    <w:rsid w:val="B5CFBEA2"/>
    <w:rsid w:val="B5FE8004"/>
    <w:rsid w:val="B65FE3EC"/>
    <w:rsid w:val="B667246A"/>
    <w:rsid w:val="B67E65C5"/>
    <w:rsid w:val="B6BF0708"/>
    <w:rsid w:val="B6D68300"/>
    <w:rsid w:val="B6E70442"/>
    <w:rsid w:val="B6EF366B"/>
    <w:rsid w:val="B6F7538A"/>
    <w:rsid w:val="B71A3A51"/>
    <w:rsid w:val="B74568AB"/>
    <w:rsid w:val="B7570CB6"/>
    <w:rsid w:val="B77F17E8"/>
    <w:rsid w:val="B7B754BE"/>
    <w:rsid w:val="B7B83C31"/>
    <w:rsid w:val="B7BB5BD7"/>
    <w:rsid w:val="B7DB4022"/>
    <w:rsid w:val="B7DF099F"/>
    <w:rsid w:val="B7EB08FF"/>
    <w:rsid w:val="B7EE3170"/>
    <w:rsid w:val="B7EF3707"/>
    <w:rsid w:val="B7EF8E2F"/>
    <w:rsid w:val="B7EF9E38"/>
    <w:rsid w:val="B7F26690"/>
    <w:rsid w:val="B7F661DF"/>
    <w:rsid w:val="B7F7A758"/>
    <w:rsid w:val="B7FBA0EB"/>
    <w:rsid w:val="B7FD8EEA"/>
    <w:rsid w:val="B7FE51B6"/>
    <w:rsid w:val="B7FED529"/>
    <w:rsid w:val="B7FF328C"/>
    <w:rsid w:val="B7FF67D0"/>
    <w:rsid w:val="B7FFD9E6"/>
    <w:rsid w:val="B7FFECC9"/>
    <w:rsid w:val="B87E3AD1"/>
    <w:rsid w:val="B89FDB59"/>
    <w:rsid w:val="B8FC03AE"/>
    <w:rsid w:val="B97DF96E"/>
    <w:rsid w:val="B97E9D14"/>
    <w:rsid w:val="B9BB4B0E"/>
    <w:rsid w:val="B9BD96E9"/>
    <w:rsid w:val="B9FC2733"/>
    <w:rsid w:val="B9FCE1A3"/>
    <w:rsid w:val="B9FDC9EC"/>
    <w:rsid w:val="BA3F46F9"/>
    <w:rsid w:val="BA75217D"/>
    <w:rsid w:val="BA7F6A38"/>
    <w:rsid w:val="BACF1792"/>
    <w:rsid w:val="BADED6C3"/>
    <w:rsid w:val="BAE7496D"/>
    <w:rsid w:val="BAEDA160"/>
    <w:rsid w:val="BAFE2257"/>
    <w:rsid w:val="BB6D4DB1"/>
    <w:rsid w:val="BB73B88F"/>
    <w:rsid w:val="BB7826F9"/>
    <w:rsid w:val="BB7EC514"/>
    <w:rsid w:val="BB7F203D"/>
    <w:rsid w:val="BB7FD000"/>
    <w:rsid w:val="BB97CF02"/>
    <w:rsid w:val="BBADE086"/>
    <w:rsid w:val="BBB71B46"/>
    <w:rsid w:val="BBBF685D"/>
    <w:rsid w:val="BBBF9E35"/>
    <w:rsid w:val="BBC631B2"/>
    <w:rsid w:val="BBDCACC8"/>
    <w:rsid w:val="BBDDFD39"/>
    <w:rsid w:val="BBDE2F6D"/>
    <w:rsid w:val="BBE4AB08"/>
    <w:rsid w:val="BBEBA82B"/>
    <w:rsid w:val="BBED7A88"/>
    <w:rsid w:val="BBEFA61D"/>
    <w:rsid w:val="BBEFAEC3"/>
    <w:rsid w:val="BBF30437"/>
    <w:rsid w:val="BBF70025"/>
    <w:rsid w:val="BBF76F95"/>
    <w:rsid w:val="BBFB9489"/>
    <w:rsid w:val="BBFBA78F"/>
    <w:rsid w:val="BBFBCD3A"/>
    <w:rsid w:val="BBFDCD26"/>
    <w:rsid w:val="BC7D64E0"/>
    <w:rsid w:val="BCAB0452"/>
    <w:rsid w:val="BCAB94DF"/>
    <w:rsid w:val="BCC7524E"/>
    <w:rsid w:val="BCDEE034"/>
    <w:rsid w:val="BCE6C2E2"/>
    <w:rsid w:val="BCEFFB42"/>
    <w:rsid w:val="BD3F0DB4"/>
    <w:rsid w:val="BD5BA879"/>
    <w:rsid w:val="BD61838D"/>
    <w:rsid w:val="BD67EEC8"/>
    <w:rsid w:val="BD75ECA6"/>
    <w:rsid w:val="BD7D8DAE"/>
    <w:rsid w:val="BD7E9853"/>
    <w:rsid w:val="BD8F60D6"/>
    <w:rsid w:val="BD95742B"/>
    <w:rsid w:val="BDB7C648"/>
    <w:rsid w:val="BDBF013A"/>
    <w:rsid w:val="BDC8476E"/>
    <w:rsid w:val="BDCB3396"/>
    <w:rsid w:val="BDCB9BF4"/>
    <w:rsid w:val="BDCE265D"/>
    <w:rsid w:val="BDD91C7E"/>
    <w:rsid w:val="BDDDCC5C"/>
    <w:rsid w:val="BDDF3CA5"/>
    <w:rsid w:val="BDF775EF"/>
    <w:rsid w:val="BDFF88BE"/>
    <w:rsid w:val="BDFF8B2A"/>
    <w:rsid w:val="BDFF9DA1"/>
    <w:rsid w:val="BDFFB374"/>
    <w:rsid w:val="BDFFCC2D"/>
    <w:rsid w:val="BE0527CB"/>
    <w:rsid w:val="BE277B15"/>
    <w:rsid w:val="BE363F0D"/>
    <w:rsid w:val="BE45C71E"/>
    <w:rsid w:val="BE6A2ABC"/>
    <w:rsid w:val="BE6B95DC"/>
    <w:rsid w:val="BE6F5804"/>
    <w:rsid w:val="BE7F865A"/>
    <w:rsid w:val="BE7FA640"/>
    <w:rsid w:val="BE8D378B"/>
    <w:rsid w:val="BEAFB525"/>
    <w:rsid w:val="BEB63856"/>
    <w:rsid w:val="BEBA18E5"/>
    <w:rsid w:val="BEBBB238"/>
    <w:rsid w:val="BEBD72DB"/>
    <w:rsid w:val="BECE71CA"/>
    <w:rsid w:val="BEDC58CF"/>
    <w:rsid w:val="BEDEBBCD"/>
    <w:rsid w:val="BEDFBBF8"/>
    <w:rsid w:val="BEDFE26E"/>
    <w:rsid w:val="BEE7025F"/>
    <w:rsid w:val="BEE7AF7A"/>
    <w:rsid w:val="BEEB8FC8"/>
    <w:rsid w:val="BEEEFEE9"/>
    <w:rsid w:val="BEF6F920"/>
    <w:rsid w:val="BEFA3837"/>
    <w:rsid w:val="BEFA587A"/>
    <w:rsid w:val="BEFBB6AB"/>
    <w:rsid w:val="BEFBBA20"/>
    <w:rsid w:val="BEFDD48D"/>
    <w:rsid w:val="BEFE2CD2"/>
    <w:rsid w:val="BEFE57ED"/>
    <w:rsid w:val="BEFF5C48"/>
    <w:rsid w:val="BEFF6065"/>
    <w:rsid w:val="BEFFE4CE"/>
    <w:rsid w:val="BF294646"/>
    <w:rsid w:val="BF2FC1AA"/>
    <w:rsid w:val="BF3B14A2"/>
    <w:rsid w:val="BF3E9332"/>
    <w:rsid w:val="BF5B23E5"/>
    <w:rsid w:val="BF5F43D2"/>
    <w:rsid w:val="BF6A44F7"/>
    <w:rsid w:val="BF6C7958"/>
    <w:rsid w:val="BF774C42"/>
    <w:rsid w:val="BF7D4AA1"/>
    <w:rsid w:val="BF7DA3D3"/>
    <w:rsid w:val="BF7EA7BA"/>
    <w:rsid w:val="BF7F6A44"/>
    <w:rsid w:val="BF7F94E6"/>
    <w:rsid w:val="BF7FDBE5"/>
    <w:rsid w:val="BF9DBB93"/>
    <w:rsid w:val="BFA30C0F"/>
    <w:rsid w:val="BFABB0DA"/>
    <w:rsid w:val="BFAF0BBD"/>
    <w:rsid w:val="BFAFE237"/>
    <w:rsid w:val="BFB8A6FA"/>
    <w:rsid w:val="BFB97891"/>
    <w:rsid w:val="BFBD47D4"/>
    <w:rsid w:val="BFBE69E2"/>
    <w:rsid w:val="BFBEA50F"/>
    <w:rsid w:val="BFBF5780"/>
    <w:rsid w:val="BFBFA38D"/>
    <w:rsid w:val="BFCC9AE3"/>
    <w:rsid w:val="BFD34AF7"/>
    <w:rsid w:val="BFDDFB23"/>
    <w:rsid w:val="BFDEF260"/>
    <w:rsid w:val="BFDF0509"/>
    <w:rsid w:val="BFDF21F6"/>
    <w:rsid w:val="BFDF4678"/>
    <w:rsid w:val="BFDFD868"/>
    <w:rsid w:val="BFE3C324"/>
    <w:rsid w:val="BFE70AD7"/>
    <w:rsid w:val="BFE7DBA7"/>
    <w:rsid w:val="BFEC69F2"/>
    <w:rsid w:val="BFECC552"/>
    <w:rsid w:val="BFEF7B72"/>
    <w:rsid w:val="BFEFCC67"/>
    <w:rsid w:val="BFF2C233"/>
    <w:rsid w:val="BFF3490B"/>
    <w:rsid w:val="BFF59C59"/>
    <w:rsid w:val="BFF7812D"/>
    <w:rsid w:val="BFF9C4A3"/>
    <w:rsid w:val="BFF9E809"/>
    <w:rsid w:val="BFFA3F02"/>
    <w:rsid w:val="BFFAD6D2"/>
    <w:rsid w:val="BFFB8D3D"/>
    <w:rsid w:val="BFFBF740"/>
    <w:rsid w:val="BFFCE57D"/>
    <w:rsid w:val="BFFD5DBB"/>
    <w:rsid w:val="BFFD6EED"/>
    <w:rsid w:val="BFFD7B18"/>
    <w:rsid w:val="BFFD82E1"/>
    <w:rsid w:val="BFFE5BE7"/>
    <w:rsid w:val="BFFF2CBB"/>
    <w:rsid w:val="BFFF548C"/>
    <w:rsid w:val="BFFF81C1"/>
    <w:rsid w:val="BFFF8DD5"/>
    <w:rsid w:val="BFFFD58F"/>
    <w:rsid w:val="BFFFE518"/>
    <w:rsid w:val="BFFFFB88"/>
    <w:rsid w:val="BFFFFC4B"/>
    <w:rsid w:val="BFFFFF1C"/>
    <w:rsid w:val="C2774C1C"/>
    <w:rsid w:val="C277707E"/>
    <w:rsid w:val="C3575325"/>
    <w:rsid w:val="C37ECD65"/>
    <w:rsid w:val="C3EA2BCD"/>
    <w:rsid w:val="C3F42184"/>
    <w:rsid w:val="C3FFF167"/>
    <w:rsid w:val="C53B4D19"/>
    <w:rsid w:val="C5BFF653"/>
    <w:rsid w:val="C66E3BEB"/>
    <w:rsid w:val="C6E3D0A4"/>
    <w:rsid w:val="C6E63A69"/>
    <w:rsid w:val="C6EEB0E2"/>
    <w:rsid w:val="C6F912D5"/>
    <w:rsid w:val="C7592003"/>
    <w:rsid w:val="C79CA0C4"/>
    <w:rsid w:val="C79F3262"/>
    <w:rsid w:val="C7BF01A8"/>
    <w:rsid w:val="C7BF13BF"/>
    <w:rsid w:val="C7C7CA9C"/>
    <w:rsid w:val="C7F76573"/>
    <w:rsid w:val="C7FF8A5F"/>
    <w:rsid w:val="C8DB0281"/>
    <w:rsid w:val="C97F3DF9"/>
    <w:rsid w:val="C9FC877A"/>
    <w:rsid w:val="CB9F07CE"/>
    <w:rsid w:val="CBE7BC4E"/>
    <w:rsid w:val="CBEF6249"/>
    <w:rsid w:val="CBEF7B3B"/>
    <w:rsid w:val="CBF78584"/>
    <w:rsid w:val="CCDF635A"/>
    <w:rsid w:val="CD741411"/>
    <w:rsid w:val="CD7E2599"/>
    <w:rsid w:val="CDB31300"/>
    <w:rsid w:val="CDDBD433"/>
    <w:rsid w:val="CDF4A1CD"/>
    <w:rsid w:val="CDFF1A8A"/>
    <w:rsid w:val="CE1D694B"/>
    <w:rsid w:val="CE852C2F"/>
    <w:rsid w:val="CEB6B34A"/>
    <w:rsid w:val="CEFBEAE9"/>
    <w:rsid w:val="CEFDB7A0"/>
    <w:rsid w:val="CEFE97DB"/>
    <w:rsid w:val="CEFF10F3"/>
    <w:rsid w:val="CF2BE139"/>
    <w:rsid w:val="CF3B670E"/>
    <w:rsid w:val="CF61C6E7"/>
    <w:rsid w:val="CF6F087B"/>
    <w:rsid w:val="CF7B8271"/>
    <w:rsid w:val="CF9BA625"/>
    <w:rsid w:val="CFBED40D"/>
    <w:rsid w:val="CFD3D924"/>
    <w:rsid w:val="CFD6E13D"/>
    <w:rsid w:val="CFDAB5A9"/>
    <w:rsid w:val="CFDD8552"/>
    <w:rsid w:val="CFDF6074"/>
    <w:rsid w:val="CFE730FA"/>
    <w:rsid w:val="CFF77EAA"/>
    <w:rsid w:val="CFFA2636"/>
    <w:rsid w:val="CFFB00B2"/>
    <w:rsid w:val="CFFC469C"/>
    <w:rsid w:val="CFFCD093"/>
    <w:rsid w:val="CFFD5A33"/>
    <w:rsid w:val="CFFEF4AA"/>
    <w:rsid w:val="CFFF86CC"/>
    <w:rsid w:val="CFFFB313"/>
    <w:rsid w:val="D0AB7743"/>
    <w:rsid w:val="D18F19A9"/>
    <w:rsid w:val="D1D9A79A"/>
    <w:rsid w:val="D1E7D411"/>
    <w:rsid w:val="D2F54BB5"/>
    <w:rsid w:val="D2FF9FA8"/>
    <w:rsid w:val="D36F00ED"/>
    <w:rsid w:val="D37406DD"/>
    <w:rsid w:val="D37BD0D9"/>
    <w:rsid w:val="D39DCDE6"/>
    <w:rsid w:val="D39E689B"/>
    <w:rsid w:val="D39F77BB"/>
    <w:rsid w:val="D3A6E660"/>
    <w:rsid w:val="D3BF2509"/>
    <w:rsid w:val="D3BF9BB6"/>
    <w:rsid w:val="D3FE9EC4"/>
    <w:rsid w:val="D3FF636E"/>
    <w:rsid w:val="D45B136D"/>
    <w:rsid w:val="D4D3925E"/>
    <w:rsid w:val="D4FE9D09"/>
    <w:rsid w:val="D537097C"/>
    <w:rsid w:val="D5A7BC62"/>
    <w:rsid w:val="D5E8F7CC"/>
    <w:rsid w:val="D5EDFA11"/>
    <w:rsid w:val="D5F77707"/>
    <w:rsid w:val="D5FD314D"/>
    <w:rsid w:val="D5FE3208"/>
    <w:rsid w:val="D5FF5DB7"/>
    <w:rsid w:val="D668E6C2"/>
    <w:rsid w:val="D675E919"/>
    <w:rsid w:val="D6DF49F5"/>
    <w:rsid w:val="D6EAB31F"/>
    <w:rsid w:val="D6FC9829"/>
    <w:rsid w:val="D6FF224B"/>
    <w:rsid w:val="D7374689"/>
    <w:rsid w:val="D73DEA04"/>
    <w:rsid w:val="D75927FE"/>
    <w:rsid w:val="D778CA3D"/>
    <w:rsid w:val="D79FBD56"/>
    <w:rsid w:val="D7BDAE8C"/>
    <w:rsid w:val="D7BDBBE5"/>
    <w:rsid w:val="D7CD4F59"/>
    <w:rsid w:val="D7CFE90F"/>
    <w:rsid w:val="D7D3D574"/>
    <w:rsid w:val="D7D54F9D"/>
    <w:rsid w:val="D7D7BFD2"/>
    <w:rsid w:val="D7E4650A"/>
    <w:rsid w:val="D7E69BBC"/>
    <w:rsid w:val="D7EF1069"/>
    <w:rsid w:val="D7F144B9"/>
    <w:rsid w:val="D7FA041C"/>
    <w:rsid w:val="D7FDD979"/>
    <w:rsid w:val="D7FE6A21"/>
    <w:rsid w:val="D7FF4152"/>
    <w:rsid w:val="D8BF5BCF"/>
    <w:rsid w:val="D9D3F735"/>
    <w:rsid w:val="D9FF8482"/>
    <w:rsid w:val="D9FFD729"/>
    <w:rsid w:val="DA162AC4"/>
    <w:rsid w:val="DA5C0499"/>
    <w:rsid w:val="DA6D5931"/>
    <w:rsid w:val="DA7ED614"/>
    <w:rsid w:val="DACB6AE4"/>
    <w:rsid w:val="DAFB8BC7"/>
    <w:rsid w:val="DAFF5601"/>
    <w:rsid w:val="DB1DBB22"/>
    <w:rsid w:val="DB2E4260"/>
    <w:rsid w:val="DB3A9189"/>
    <w:rsid w:val="DB3E6642"/>
    <w:rsid w:val="DB6317F8"/>
    <w:rsid w:val="DB76296C"/>
    <w:rsid w:val="DB764F36"/>
    <w:rsid w:val="DB9F78EC"/>
    <w:rsid w:val="DBB3FD83"/>
    <w:rsid w:val="DBBD9C0E"/>
    <w:rsid w:val="DBBFB0F8"/>
    <w:rsid w:val="DBBFCEE7"/>
    <w:rsid w:val="DBBFF135"/>
    <w:rsid w:val="DBDBDDA6"/>
    <w:rsid w:val="DBDF0443"/>
    <w:rsid w:val="DBF3F9A5"/>
    <w:rsid w:val="DBFB5021"/>
    <w:rsid w:val="DBFE5F5D"/>
    <w:rsid w:val="DBFF0607"/>
    <w:rsid w:val="DBFF9531"/>
    <w:rsid w:val="DBFFA9FE"/>
    <w:rsid w:val="DBFFCEEE"/>
    <w:rsid w:val="DC5F1E5A"/>
    <w:rsid w:val="DC7B4567"/>
    <w:rsid w:val="DCDD9DDB"/>
    <w:rsid w:val="DCE537F5"/>
    <w:rsid w:val="DCFAE1CB"/>
    <w:rsid w:val="DCFFA71D"/>
    <w:rsid w:val="DD27B2E8"/>
    <w:rsid w:val="DD2E67E8"/>
    <w:rsid w:val="DD3525C1"/>
    <w:rsid w:val="DD4E0F0E"/>
    <w:rsid w:val="DD5F4B51"/>
    <w:rsid w:val="DD790D1F"/>
    <w:rsid w:val="DD7BF25C"/>
    <w:rsid w:val="DD7C5416"/>
    <w:rsid w:val="DD7F89D0"/>
    <w:rsid w:val="DDAF25F7"/>
    <w:rsid w:val="DDB58B00"/>
    <w:rsid w:val="DDBFB8C2"/>
    <w:rsid w:val="DDD7BAF6"/>
    <w:rsid w:val="DDDB57CF"/>
    <w:rsid w:val="DDDE7751"/>
    <w:rsid w:val="DDE72DB9"/>
    <w:rsid w:val="DDE96359"/>
    <w:rsid w:val="DDF7A0AD"/>
    <w:rsid w:val="DDF9200F"/>
    <w:rsid w:val="DDFE2048"/>
    <w:rsid w:val="DDFF1072"/>
    <w:rsid w:val="DDFF4AF7"/>
    <w:rsid w:val="DE07D48D"/>
    <w:rsid w:val="DE3CDA1D"/>
    <w:rsid w:val="DE3F56EC"/>
    <w:rsid w:val="DE5F28D9"/>
    <w:rsid w:val="DE7F14C9"/>
    <w:rsid w:val="DE7F2BCC"/>
    <w:rsid w:val="DE9FC1ED"/>
    <w:rsid w:val="DEABEBD7"/>
    <w:rsid w:val="DEB15C6C"/>
    <w:rsid w:val="DEB712D9"/>
    <w:rsid w:val="DEB79665"/>
    <w:rsid w:val="DEBE02EB"/>
    <w:rsid w:val="DEBFA09C"/>
    <w:rsid w:val="DEBFAB95"/>
    <w:rsid w:val="DECB53AE"/>
    <w:rsid w:val="DED7B7A5"/>
    <w:rsid w:val="DEDD44E7"/>
    <w:rsid w:val="DEEBF6CC"/>
    <w:rsid w:val="DEEF82EE"/>
    <w:rsid w:val="DEEFC3B0"/>
    <w:rsid w:val="DEFA2DF7"/>
    <w:rsid w:val="DEFB8787"/>
    <w:rsid w:val="DEFD0ABC"/>
    <w:rsid w:val="DEFF0048"/>
    <w:rsid w:val="DF1F1967"/>
    <w:rsid w:val="DF2AEA4D"/>
    <w:rsid w:val="DF36C214"/>
    <w:rsid w:val="DF3F722B"/>
    <w:rsid w:val="DF3F7B21"/>
    <w:rsid w:val="DF3FB0C3"/>
    <w:rsid w:val="DF3FCD49"/>
    <w:rsid w:val="DF57571F"/>
    <w:rsid w:val="DF5E867E"/>
    <w:rsid w:val="DF5F0FDE"/>
    <w:rsid w:val="DF5FAC01"/>
    <w:rsid w:val="DF670D4B"/>
    <w:rsid w:val="DF6B5916"/>
    <w:rsid w:val="DF758BD7"/>
    <w:rsid w:val="DF77B090"/>
    <w:rsid w:val="DF77DEBF"/>
    <w:rsid w:val="DF7DE09A"/>
    <w:rsid w:val="DF7DED5A"/>
    <w:rsid w:val="DF7F17FB"/>
    <w:rsid w:val="DF7F976E"/>
    <w:rsid w:val="DF7FA61C"/>
    <w:rsid w:val="DF8EA134"/>
    <w:rsid w:val="DF92B9A3"/>
    <w:rsid w:val="DF9C72D8"/>
    <w:rsid w:val="DF9F08BC"/>
    <w:rsid w:val="DF9FD829"/>
    <w:rsid w:val="DFABE083"/>
    <w:rsid w:val="DFBA67AA"/>
    <w:rsid w:val="DFBB575E"/>
    <w:rsid w:val="DFBD1B5A"/>
    <w:rsid w:val="DFBF0096"/>
    <w:rsid w:val="DFC771DA"/>
    <w:rsid w:val="DFCA25A6"/>
    <w:rsid w:val="DFCB5E8E"/>
    <w:rsid w:val="DFCE4AD8"/>
    <w:rsid w:val="DFCF78AC"/>
    <w:rsid w:val="DFD59728"/>
    <w:rsid w:val="DFDC5A10"/>
    <w:rsid w:val="DFDE84A2"/>
    <w:rsid w:val="DFDF289F"/>
    <w:rsid w:val="DFE3E326"/>
    <w:rsid w:val="DFE970AD"/>
    <w:rsid w:val="DFEBD580"/>
    <w:rsid w:val="DFEBFABE"/>
    <w:rsid w:val="DFED4DE3"/>
    <w:rsid w:val="DFED9848"/>
    <w:rsid w:val="DFEEE9D9"/>
    <w:rsid w:val="DFEF8E0C"/>
    <w:rsid w:val="DFEFB02B"/>
    <w:rsid w:val="DFEFB697"/>
    <w:rsid w:val="DFEFC4F4"/>
    <w:rsid w:val="DFEFDD48"/>
    <w:rsid w:val="DFF190D2"/>
    <w:rsid w:val="DFFA1D9F"/>
    <w:rsid w:val="DFFB06DA"/>
    <w:rsid w:val="DFFB1E62"/>
    <w:rsid w:val="DFFB4042"/>
    <w:rsid w:val="DFFBC44C"/>
    <w:rsid w:val="DFFD9D82"/>
    <w:rsid w:val="DFFDF1DC"/>
    <w:rsid w:val="DFFE4B9F"/>
    <w:rsid w:val="DFFEB941"/>
    <w:rsid w:val="DFFF148B"/>
    <w:rsid w:val="DFFF1B9C"/>
    <w:rsid w:val="DFFF2B4F"/>
    <w:rsid w:val="DFFF3F7F"/>
    <w:rsid w:val="DFFF6FBF"/>
    <w:rsid w:val="DFFFA3FF"/>
    <w:rsid w:val="DFFFBE19"/>
    <w:rsid w:val="E12C5319"/>
    <w:rsid w:val="E1322E8F"/>
    <w:rsid w:val="E1D9CDBB"/>
    <w:rsid w:val="E1FB7987"/>
    <w:rsid w:val="E1FF538E"/>
    <w:rsid w:val="E27FEDEB"/>
    <w:rsid w:val="E2F7E895"/>
    <w:rsid w:val="E2FD9882"/>
    <w:rsid w:val="E313BC24"/>
    <w:rsid w:val="E3796C99"/>
    <w:rsid w:val="E39EB28A"/>
    <w:rsid w:val="E3D74CAC"/>
    <w:rsid w:val="E3EF8E42"/>
    <w:rsid w:val="E3FE879A"/>
    <w:rsid w:val="E3FFCD81"/>
    <w:rsid w:val="E4F7A5B7"/>
    <w:rsid w:val="E4FF5B0C"/>
    <w:rsid w:val="E57B9031"/>
    <w:rsid w:val="E57BE7A3"/>
    <w:rsid w:val="E57E429F"/>
    <w:rsid w:val="E5D92BEB"/>
    <w:rsid w:val="E5E675A2"/>
    <w:rsid w:val="E5ED0BC1"/>
    <w:rsid w:val="E5F6BD2B"/>
    <w:rsid w:val="E5F720CD"/>
    <w:rsid w:val="E67F2A7A"/>
    <w:rsid w:val="E6A2B730"/>
    <w:rsid w:val="E6B5F476"/>
    <w:rsid w:val="E6DFD841"/>
    <w:rsid w:val="E6EE17BA"/>
    <w:rsid w:val="E6FF70AE"/>
    <w:rsid w:val="E72B24E3"/>
    <w:rsid w:val="E7373480"/>
    <w:rsid w:val="E78C5944"/>
    <w:rsid w:val="E7BC851A"/>
    <w:rsid w:val="E7BE0BEC"/>
    <w:rsid w:val="E7DDDD9D"/>
    <w:rsid w:val="E7DF5CA2"/>
    <w:rsid w:val="E7DF9248"/>
    <w:rsid w:val="E7DF9586"/>
    <w:rsid w:val="E7E47B0D"/>
    <w:rsid w:val="E7E6308A"/>
    <w:rsid w:val="E7ED1E46"/>
    <w:rsid w:val="E7EDC872"/>
    <w:rsid w:val="E7EE23C1"/>
    <w:rsid w:val="E7EF1BA7"/>
    <w:rsid w:val="E7F38094"/>
    <w:rsid w:val="E7F391B4"/>
    <w:rsid w:val="E7F3EBB1"/>
    <w:rsid w:val="E7F45599"/>
    <w:rsid w:val="E7F6FAF8"/>
    <w:rsid w:val="E7F73126"/>
    <w:rsid w:val="E7FDBAF6"/>
    <w:rsid w:val="E7FE0C88"/>
    <w:rsid w:val="E7FF5B1F"/>
    <w:rsid w:val="E7FF8B74"/>
    <w:rsid w:val="E7FFE0C6"/>
    <w:rsid w:val="E8FCD72D"/>
    <w:rsid w:val="E8FF8A9E"/>
    <w:rsid w:val="E95F1256"/>
    <w:rsid w:val="E97F83AF"/>
    <w:rsid w:val="E9BFAE4A"/>
    <w:rsid w:val="E9DE7005"/>
    <w:rsid w:val="E9FE93CE"/>
    <w:rsid w:val="E9FF356D"/>
    <w:rsid w:val="EA345D2F"/>
    <w:rsid w:val="EA76C290"/>
    <w:rsid w:val="EA79A1E8"/>
    <w:rsid w:val="EA9F1748"/>
    <w:rsid w:val="EAAFA2ED"/>
    <w:rsid w:val="EAB661EF"/>
    <w:rsid w:val="EAD7FB07"/>
    <w:rsid w:val="EAEA5EE0"/>
    <w:rsid w:val="EAFF0022"/>
    <w:rsid w:val="EB2EAD39"/>
    <w:rsid w:val="EB3FDC91"/>
    <w:rsid w:val="EB6B9E68"/>
    <w:rsid w:val="EB7F6FB5"/>
    <w:rsid w:val="EB7F9181"/>
    <w:rsid w:val="EB7FBCDD"/>
    <w:rsid w:val="EB9F3343"/>
    <w:rsid w:val="EBAEE0D1"/>
    <w:rsid w:val="EBBDACD8"/>
    <w:rsid w:val="EBBE84D1"/>
    <w:rsid w:val="EBCB4A8A"/>
    <w:rsid w:val="EBD3666A"/>
    <w:rsid w:val="EBDE7D89"/>
    <w:rsid w:val="EBDF9CE9"/>
    <w:rsid w:val="EBDFB854"/>
    <w:rsid w:val="EBF71E9C"/>
    <w:rsid w:val="EBF7BF59"/>
    <w:rsid w:val="EBFDCBA5"/>
    <w:rsid w:val="EBFFE61A"/>
    <w:rsid w:val="EBFFF38C"/>
    <w:rsid w:val="EBFFFD22"/>
    <w:rsid w:val="ECAD1634"/>
    <w:rsid w:val="ECAE177E"/>
    <w:rsid w:val="ECD5C7EE"/>
    <w:rsid w:val="ECF38B7D"/>
    <w:rsid w:val="ECFEB900"/>
    <w:rsid w:val="ED379E55"/>
    <w:rsid w:val="ED5BCF6C"/>
    <w:rsid w:val="ED73BC5A"/>
    <w:rsid w:val="ED7B42A3"/>
    <w:rsid w:val="ED7D1EA5"/>
    <w:rsid w:val="ED7FD0B3"/>
    <w:rsid w:val="ED8D14C1"/>
    <w:rsid w:val="ED8E3C0D"/>
    <w:rsid w:val="EDA46EA7"/>
    <w:rsid w:val="EDBC651E"/>
    <w:rsid w:val="EDBFD77F"/>
    <w:rsid w:val="EDC7A1C1"/>
    <w:rsid w:val="EDCB665F"/>
    <w:rsid w:val="EDDE59AB"/>
    <w:rsid w:val="EDE78A0B"/>
    <w:rsid w:val="EDE90700"/>
    <w:rsid w:val="EDEF7E9E"/>
    <w:rsid w:val="EDF7635A"/>
    <w:rsid w:val="EDF7A3F0"/>
    <w:rsid w:val="EDFF2D6B"/>
    <w:rsid w:val="EDFFAD8F"/>
    <w:rsid w:val="EE0C6BD9"/>
    <w:rsid w:val="EE27CDB6"/>
    <w:rsid w:val="EE5F60DA"/>
    <w:rsid w:val="EE7A0247"/>
    <w:rsid w:val="EE7B2EC5"/>
    <w:rsid w:val="EE7B6EFA"/>
    <w:rsid w:val="EE977833"/>
    <w:rsid w:val="EE9E0ACC"/>
    <w:rsid w:val="EEAB7FDD"/>
    <w:rsid w:val="EEBBD8A7"/>
    <w:rsid w:val="EED75BFA"/>
    <w:rsid w:val="EED7A1DD"/>
    <w:rsid w:val="EED832BC"/>
    <w:rsid w:val="EEDE0B38"/>
    <w:rsid w:val="EEDFD3A8"/>
    <w:rsid w:val="EEEBF31C"/>
    <w:rsid w:val="EEED2472"/>
    <w:rsid w:val="EEEDCE44"/>
    <w:rsid w:val="EEEF10C4"/>
    <w:rsid w:val="EEFA03B7"/>
    <w:rsid w:val="EEFE3E8A"/>
    <w:rsid w:val="EEFE9616"/>
    <w:rsid w:val="EEFF230C"/>
    <w:rsid w:val="EF05BFBF"/>
    <w:rsid w:val="EF1DD649"/>
    <w:rsid w:val="EF36FCA8"/>
    <w:rsid w:val="EF3F0612"/>
    <w:rsid w:val="EF3FB6FC"/>
    <w:rsid w:val="EF51D44B"/>
    <w:rsid w:val="EF574415"/>
    <w:rsid w:val="EF672A85"/>
    <w:rsid w:val="EF6E6675"/>
    <w:rsid w:val="EF739FC3"/>
    <w:rsid w:val="EF77346D"/>
    <w:rsid w:val="EF7BC5A3"/>
    <w:rsid w:val="EF7BF6EF"/>
    <w:rsid w:val="EF7DB8CA"/>
    <w:rsid w:val="EF7DD4B8"/>
    <w:rsid w:val="EF7DEDE1"/>
    <w:rsid w:val="EF7F2350"/>
    <w:rsid w:val="EF7F3AF8"/>
    <w:rsid w:val="EF8C17AB"/>
    <w:rsid w:val="EF97113D"/>
    <w:rsid w:val="EF9B56D0"/>
    <w:rsid w:val="EFA41ACD"/>
    <w:rsid w:val="EFABB2D8"/>
    <w:rsid w:val="EFB6369A"/>
    <w:rsid w:val="EFBDDDD9"/>
    <w:rsid w:val="EFBFF826"/>
    <w:rsid w:val="EFCD0BFA"/>
    <w:rsid w:val="EFD2E290"/>
    <w:rsid w:val="EFD586BD"/>
    <w:rsid w:val="EFD5ED71"/>
    <w:rsid w:val="EFD6295C"/>
    <w:rsid w:val="EFDB5C6C"/>
    <w:rsid w:val="EFDBDB2B"/>
    <w:rsid w:val="EFDD9529"/>
    <w:rsid w:val="EFDE5391"/>
    <w:rsid w:val="EFDF9491"/>
    <w:rsid w:val="EFDFC019"/>
    <w:rsid w:val="EFE3F571"/>
    <w:rsid w:val="EFE6E4B8"/>
    <w:rsid w:val="EFE76AE5"/>
    <w:rsid w:val="EFE7F189"/>
    <w:rsid w:val="EFE994FB"/>
    <w:rsid w:val="EFEA82E9"/>
    <w:rsid w:val="EFED5C31"/>
    <w:rsid w:val="EFEDFAC6"/>
    <w:rsid w:val="EFEE3E72"/>
    <w:rsid w:val="EFEF0428"/>
    <w:rsid w:val="EFF37104"/>
    <w:rsid w:val="EFF7064E"/>
    <w:rsid w:val="EFF7A26E"/>
    <w:rsid w:val="EFF9193F"/>
    <w:rsid w:val="EFFB5C7F"/>
    <w:rsid w:val="EFFBA4F8"/>
    <w:rsid w:val="EFFD6816"/>
    <w:rsid w:val="EFFE8706"/>
    <w:rsid w:val="EFFEA8B8"/>
    <w:rsid w:val="EFFEEF83"/>
    <w:rsid w:val="EFFF0541"/>
    <w:rsid w:val="EFFF22CC"/>
    <w:rsid w:val="EFFF2AB9"/>
    <w:rsid w:val="EFFF3D31"/>
    <w:rsid w:val="EFFF5468"/>
    <w:rsid w:val="EFFF5F4C"/>
    <w:rsid w:val="EFFF5F57"/>
    <w:rsid w:val="EFFF64C1"/>
    <w:rsid w:val="F01CDBEA"/>
    <w:rsid w:val="F04F7DEB"/>
    <w:rsid w:val="F0BFEDE6"/>
    <w:rsid w:val="F0DF5A14"/>
    <w:rsid w:val="F0EDC7F1"/>
    <w:rsid w:val="F0F3786A"/>
    <w:rsid w:val="F15731AF"/>
    <w:rsid w:val="F17F307D"/>
    <w:rsid w:val="F1AC0743"/>
    <w:rsid w:val="F1BC0B7F"/>
    <w:rsid w:val="F1DD30D5"/>
    <w:rsid w:val="F1DFD0DE"/>
    <w:rsid w:val="F1EEE9E4"/>
    <w:rsid w:val="F1FBE3CC"/>
    <w:rsid w:val="F2292D9A"/>
    <w:rsid w:val="F22F0AEA"/>
    <w:rsid w:val="F2BF0476"/>
    <w:rsid w:val="F2D19B50"/>
    <w:rsid w:val="F2E54CEB"/>
    <w:rsid w:val="F2F9A862"/>
    <w:rsid w:val="F2FB8D2E"/>
    <w:rsid w:val="F2FFD2F9"/>
    <w:rsid w:val="F3133AFD"/>
    <w:rsid w:val="F31D3B61"/>
    <w:rsid w:val="F32E7779"/>
    <w:rsid w:val="F337FA6A"/>
    <w:rsid w:val="F33E95D9"/>
    <w:rsid w:val="F3660F7D"/>
    <w:rsid w:val="F36F7410"/>
    <w:rsid w:val="F37B1937"/>
    <w:rsid w:val="F37D9BCE"/>
    <w:rsid w:val="F39A5FA3"/>
    <w:rsid w:val="F39AA70E"/>
    <w:rsid w:val="F3AEA58C"/>
    <w:rsid w:val="F3AF529D"/>
    <w:rsid w:val="F3BBF6C0"/>
    <w:rsid w:val="F3BF499C"/>
    <w:rsid w:val="F3CA6E0C"/>
    <w:rsid w:val="F3CD44EF"/>
    <w:rsid w:val="F3CD633B"/>
    <w:rsid w:val="F3D72FF6"/>
    <w:rsid w:val="F3D79A75"/>
    <w:rsid w:val="F3DA1DCA"/>
    <w:rsid w:val="F3E3DFBD"/>
    <w:rsid w:val="F3EDFD73"/>
    <w:rsid w:val="F3F1A8DF"/>
    <w:rsid w:val="F3F3A2E1"/>
    <w:rsid w:val="F3F7CABB"/>
    <w:rsid w:val="F3FD996F"/>
    <w:rsid w:val="F3FF283D"/>
    <w:rsid w:val="F3FF5C25"/>
    <w:rsid w:val="F3FF608C"/>
    <w:rsid w:val="F3FF9B1A"/>
    <w:rsid w:val="F47503C9"/>
    <w:rsid w:val="F479380D"/>
    <w:rsid w:val="F4EB4890"/>
    <w:rsid w:val="F4EEDAE1"/>
    <w:rsid w:val="F4FAC614"/>
    <w:rsid w:val="F4FB0F22"/>
    <w:rsid w:val="F52F855C"/>
    <w:rsid w:val="F53357AB"/>
    <w:rsid w:val="F537FACE"/>
    <w:rsid w:val="F53F2083"/>
    <w:rsid w:val="F54DC716"/>
    <w:rsid w:val="F567725B"/>
    <w:rsid w:val="F57738AC"/>
    <w:rsid w:val="F57FAC01"/>
    <w:rsid w:val="F5BFBED1"/>
    <w:rsid w:val="F5CCF35E"/>
    <w:rsid w:val="F5D6C6A2"/>
    <w:rsid w:val="F5D73CD9"/>
    <w:rsid w:val="F5DE40CF"/>
    <w:rsid w:val="F5DEC0B5"/>
    <w:rsid w:val="F5EA6CB7"/>
    <w:rsid w:val="F5EF59C8"/>
    <w:rsid w:val="F5F36CA1"/>
    <w:rsid w:val="F5FFD519"/>
    <w:rsid w:val="F5FFFF8A"/>
    <w:rsid w:val="F64FC148"/>
    <w:rsid w:val="F656E382"/>
    <w:rsid w:val="F66D6526"/>
    <w:rsid w:val="F67EF273"/>
    <w:rsid w:val="F67FDD2A"/>
    <w:rsid w:val="F6897040"/>
    <w:rsid w:val="F6AC21DE"/>
    <w:rsid w:val="F6B74830"/>
    <w:rsid w:val="F6BBA36B"/>
    <w:rsid w:val="F6BF5243"/>
    <w:rsid w:val="F6BF893C"/>
    <w:rsid w:val="F6BFA107"/>
    <w:rsid w:val="F6CF514E"/>
    <w:rsid w:val="F6DBC83B"/>
    <w:rsid w:val="F6DBDF30"/>
    <w:rsid w:val="F6DF2B87"/>
    <w:rsid w:val="F6E1425D"/>
    <w:rsid w:val="F6E50548"/>
    <w:rsid w:val="F6EDDA1E"/>
    <w:rsid w:val="F6F61D21"/>
    <w:rsid w:val="F6F71C9A"/>
    <w:rsid w:val="F6F7CB02"/>
    <w:rsid w:val="F6FD116C"/>
    <w:rsid w:val="F6FD933D"/>
    <w:rsid w:val="F6FE21BC"/>
    <w:rsid w:val="F6FE5441"/>
    <w:rsid w:val="F6FF007F"/>
    <w:rsid w:val="F7358734"/>
    <w:rsid w:val="F736702E"/>
    <w:rsid w:val="F737BC01"/>
    <w:rsid w:val="F75B4453"/>
    <w:rsid w:val="F76B044D"/>
    <w:rsid w:val="F76D307D"/>
    <w:rsid w:val="F774F843"/>
    <w:rsid w:val="F7763AFD"/>
    <w:rsid w:val="F776C6E0"/>
    <w:rsid w:val="F77E88A6"/>
    <w:rsid w:val="F77EC161"/>
    <w:rsid w:val="F793FDF5"/>
    <w:rsid w:val="F7978493"/>
    <w:rsid w:val="F7A59CD9"/>
    <w:rsid w:val="F7A61FB9"/>
    <w:rsid w:val="F7AF3D2F"/>
    <w:rsid w:val="F7AF9891"/>
    <w:rsid w:val="F7AFB9BF"/>
    <w:rsid w:val="F7AFD51F"/>
    <w:rsid w:val="F7B684A5"/>
    <w:rsid w:val="F7B6F608"/>
    <w:rsid w:val="F7B76AC4"/>
    <w:rsid w:val="F7B87D7A"/>
    <w:rsid w:val="F7BA3798"/>
    <w:rsid w:val="F7BB2BED"/>
    <w:rsid w:val="F7BD4D12"/>
    <w:rsid w:val="F7BFF25A"/>
    <w:rsid w:val="F7D7D47A"/>
    <w:rsid w:val="F7DB9159"/>
    <w:rsid w:val="F7DE2E0D"/>
    <w:rsid w:val="F7DE2F0F"/>
    <w:rsid w:val="F7DFAFCD"/>
    <w:rsid w:val="F7E3EAAC"/>
    <w:rsid w:val="F7E9118F"/>
    <w:rsid w:val="F7EB0A82"/>
    <w:rsid w:val="F7EB30DC"/>
    <w:rsid w:val="F7EDF128"/>
    <w:rsid w:val="F7EE3954"/>
    <w:rsid w:val="F7EF0C37"/>
    <w:rsid w:val="F7EF87DD"/>
    <w:rsid w:val="F7F2675A"/>
    <w:rsid w:val="F7F5286F"/>
    <w:rsid w:val="F7F6666D"/>
    <w:rsid w:val="F7F7E6FD"/>
    <w:rsid w:val="F7F97DDF"/>
    <w:rsid w:val="F7FB337E"/>
    <w:rsid w:val="F7FB3C9F"/>
    <w:rsid w:val="F7FB7907"/>
    <w:rsid w:val="F7FBA54D"/>
    <w:rsid w:val="F7FBF6F3"/>
    <w:rsid w:val="F7FDA45D"/>
    <w:rsid w:val="F7FDFB2B"/>
    <w:rsid w:val="F7FE4130"/>
    <w:rsid w:val="F7FE7940"/>
    <w:rsid w:val="F7FE80BF"/>
    <w:rsid w:val="F7FED3F3"/>
    <w:rsid w:val="F7FEE521"/>
    <w:rsid w:val="F7FF713D"/>
    <w:rsid w:val="F7FF80AB"/>
    <w:rsid w:val="F7FFB191"/>
    <w:rsid w:val="F7FFB9DD"/>
    <w:rsid w:val="F897ABE7"/>
    <w:rsid w:val="F89BEAA8"/>
    <w:rsid w:val="F8D6D084"/>
    <w:rsid w:val="F8DE71C7"/>
    <w:rsid w:val="F8FB9A9A"/>
    <w:rsid w:val="F8FF880B"/>
    <w:rsid w:val="F9476601"/>
    <w:rsid w:val="F9798AAA"/>
    <w:rsid w:val="F97D0445"/>
    <w:rsid w:val="F987B0BF"/>
    <w:rsid w:val="F9BEE8F7"/>
    <w:rsid w:val="F9C28430"/>
    <w:rsid w:val="F9C715DB"/>
    <w:rsid w:val="F9DF8E09"/>
    <w:rsid w:val="F9E181E4"/>
    <w:rsid w:val="F9EF033A"/>
    <w:rsid w:val="F9EF2538"/>
    <w:rsid w:val="F9EF8866"/>
    <w:rsid w:val="F9EF9538"/>
    <w:rsid w:val="F9EF9968"/>
    <w:rsid w:val="F9F4433A"/>
    <w:rsid w:val="F9F4F9E7"/>
    <w:rsid w:val="F9F7A2FD"/>
    <w:rsid w:val="F9F82AA1"/>
    <w:rsid w:val="F9F9A7CD"/>
    <w:rsid w:val="F9FB08C8"/>
    <w:rsid w:val="F9FE13D7"/>
    <w:rsid w:val="F9FF06EA"/>
    <w:rsid w:val="F9FF1857"/>
    <w:rsid w:val="F9FF4323"/>
    <w:rsid w:val="F9FF6808"/>
    <w:rsid w:val="F9FFA17C"/>
    <w:rsid w:val="F9FFFB32"/>
    <w:rsid w:val="FA137FAA"/>
    <w:rsid w:val="FA1FBAB5"/>
    <w:rsid w:val="FA4FB45A"/>
    <w:rsid w:val="FA6F3CAA"/>
    <w:rsid w:val="FA7907A1"/>
    <w:rsid w:val="FA7D4FA7"/>
    <w:rsid w:val="FAABC97F"/>
    <w:rsid w:val="FAB3B897"/>
    <w:rsid w:val="FAB3E932"/>
    <w:rsid w:val="FABB6C8A"/>
    <w:rsid w:val="FADFCC31"/>
    <w:rsid w:val="FAEA4633"/>
    <w:rsid w:val="FAEFE6F1"/>
    <w:rsid w:val="FAF68019"/>
    <w:rsid w:val="FAFB82B0"/>
    <w:rsid w:val="FAFBD1B4"/>
    <w:rsid w:val="FAFD659F"/>
    <w:rsid w:val="FAFF045B"/>
    <w:rsid w:val="FAFF0E7B"/>
    <w:rsid w:val="FAFF330A"/>
    <w:rsid w:val="FAFF7548"/>
    <w:rsid w:val="FB2A386E"/>
    <w:rsid w:val="FB3FE263"/>
    <w:rsid w:val="FB43C04C"/>
    <w:rsid w:val="FB451B3D"/>
    <w:rsid w:val="FB54BB0B"/>
    <w:rsid w:val="FB5DB7D7"/>
    <w:rsid w:val="FB5EDAFB"/>
    <w:rsid w:val="FB5FC9BE"/>
    <w:rsid w:val="FB634779"/>
    <w:rsid w:val="FB699772"/>
    <w:rsid w:val="FB757CF8"/>
    <w:rsid w:val="FB77FF62"/>
    <w:rsid w:val="FB7F0D3F"/>
    <w:rsid w:val="FB7FBF62"/>
    <w:rsid w:val="FB970F14"/>
    <w:rsid w:val="FB9A7A91"/>
    <w:rsid w:val="FB9B4496"/>
    <w:rsid w:val="FBAF3AA8"/>
    <w:rsid w:val="FBAFC69D"/>
    <w:rsid w:val="FBB3049D"/>
    <w:rsid w:val="FBB73A4C"/>
    <w:rsid w:val="FBBB8514"/>
    <w:rsid w:val="FBBB8DD8"/>
    <w:rsid w:val="FBBE1034"/>
    <w:rsid w:val="FBBE83A0"/>
    <w:rsid w:val="FBBF029A"/>
    <w:rsid w:val="FBBFD9A8"/>
    <w:rsid w:val="FBC95F5D"/>
    <w:rsid w:val="FBD59C4C"/>
    <w:rsid w:val="FBD778C0"/>
    <w:rsid w:val="FBDB0DBC"/>
    <w:rsid w:val="FBDF7A0C"/>
    <w:rsid w:val="FBDFA597"/>
    <w:rsid w:val="FBDFD652"/>
    <w:rsid w:val="FBE40489"/>
    <w:rsid w:val="FBE98574"/>
    <w:rsid w:val="FBEB2F6E"/>
    <w:rsid w:val="FBEC2137"/>
    <w:rsid w:val="FBEF6FDC"/>
    <w:rsid w:val="FBF74C88"/>
    <w:rsid w:val="FBF7B079"/>
    <w:rsid w:val="FBFB28D1"/>
    <w:rsid w:val="FBFB8214"/>
    <w:rsid w:val="FBFB94C2"/>
    <w:rsid w:val="FBFBA7DC"/>
    <w:rsid w:val="FBFCC80C"/>
    <w:rsid w:val="FBFD7F55"/>
    <w:rsid w:val="FBFE2189"/>
    <w:rsid w:val="FBFE6A83"/>
    <w:rsid w:val="FBFF0B3D"/>
    <w:rsid w:val="FBFF2661"/>
    <w:rsid w:val="FBFF53AA"/>
    <w:rsid w:val="FBFFA37E"/>
    <w:rsid w:val="FBFFCD9C"/>
    <w:rsid w:val="FC5EB0DB"/>
    <w:rsid w:val="FC6FD8A3"/>
    <w:rsid w:val="FC6FDFEB"/>
    <w:rsid w:val="FC7126E2"/>
    <w:rsid w:val="FCBAF81B"/>
    <w:rsid w:val="FCBC3EF6"/>
    <w:rsid w:val="FCDB4F6D"/>
    <w:rsid w:val="FCDFE30F"/>
    <w:rsid w:val="FCE73F63"/>
    <w:rsid w:val="FCEE9036"/>
    <w:rsid w:val="FCEFC7F4"/>
    <w:rsid w:val="FCF39D58"/>
    <w:rsid w:val="FCF3D3F9"/>
    <w:rsid w:val="FCF77A65"/>
    <w:rsid w:val="FCF798A9"/>
    <w:rsid w:val="FCF7C2BB"/>
    <w:rsid w:val="FCFDF990"/>
    <w:rsid w:val="FCFF7016"/>
    <w:rsid w:val="FCFFD59B"/>
    <w:rsid w:val="FD2B7B8D"/>
    <w:rsid w:val="FD3B9DE0"/>
    <w:rsid w:val="FD3DBD7B"/>
    <w:rsid w:val="FD4DFBC2"/>
    <w:rsid w:val="FD5B328D"/>
    <w:rsid w:val="FD5BCD5D"/>
    <w:rsid w:val="FD6DDEB7"/>
    <w:rsid w:val="FD6EC97F"/>
    <w:rsid w:val="FD6FCE11"/>
    <w:rsid w:val="FD75B52D"/>
    <w:rsid w:val="FD75B9D2"/>
    <w:rsid w:val="FD770FC2"/>
    <w:rsid w:val="FD787DD4"/>
    <w:rsid w:val="FD7A6957"/>
    <w:rsid w:val="FD7D3E09"/>
    <w:rsid w:val="FD7DF6D4"/>
    <w:rsid w:val="FD7E01B3"/>
    <w:rsid w:val="FD7E22FB"/>
    <w:rsid w:val="FD7E5F7C"/>
    <w:rsid w:val="FD7ECA04"/>
    <w:rsid w:val="FD7EFCA1"/>
    <w:rsid w:val="FD7FA0D4"/>
    <w:rsid w:val="FD7FE33C"/>
    <w:rsid w:val="FD8BF7AE"/>
    <w:rsid w:val="FD9F92CC"/>
    <w:rsid w:val="FD9F9A9C"/>
    <w:rsid w:val="FDA3AA68"/>
    <w:rsid w:val="FDAF11F8"/>
    <w:rsid w:val="FDAF7C97"/>
    <w:rsid w:val="FDBADEB7"/>
    <w:rsid w:val="FDBB4E45"/>
    <w:rsid w:val="FDBC5FD4"/>
    <w:rsid w:val="FDBCE582"/>
    <w:rsid w:val="FDBCF610"/>
    <w:rsid w:val="FDBE0B8E"/>
    <w:rsid w:val="FDBF062E"/>
    <w:rsid w:val="FDBF45A2"/>
    <w:rsid w:val="FDBFE11E"/>
    <w:rsid w:val="FDD737DD"/>
    <w:rsid w:val="FDDA6074"/>
    <w:rsid w:val="FDDCFA93"/>
    <w:rsid w:val="FDDEF217"/>
    <w:rsid w:val="FDDF0CB7"/>
    <w:rsid w:val="FDDF4E4C"/>
    <w:rsid w:val="FDDF830D"/>
    <w:rsid w:val="FDDFCB82"/>
    <w:rsid w:val="FDDFEC6B"/>
    <w:rsid w:val="FDE53A1F"/>
    <w:rsid w:val="FDE99191"/>
    <w:rsid w:val="FDEAE79D"/>
    <w:rsid w:val="FDED6C72"/>
    <w:rsid w:val="FDEF2680"/>
    <w:rsid w:val="FDEF5984"/>
    <w:rsid w:val="FDF21861"/>
    <w:rsid w:val="FDF38813"/>
    <w:rsid w:val="FDF52FFA"/>
    <w:rsid w:val="FDF563D7"/>
    <w:rsid w:val="FDF6FEA4"/>
    <w:rsid w:val="FDF71C4C"/>
    <w:rsid w:val="FDF76323"/>
    <w:rsid w:val="FDF903ED"/>
    <w:rsid w:val="FDF92B90"/>
    <w:rsid w:val="FDF9CF9B"/>
    <w:rsid w:val="FDFA679E"/>
    <w:rsid w:val="FDFA9A0C"/>
    <w:rsid w:val="FDFCD2F5"/>
    <w:rsid w:val="FDFCDD4B"/>
    <w:rsid w:val="FDFD1F68"/>
    <w:rsid w:val="FDFD45AB"/>
    <w:rsid w:val="FDFD80D8"/>
    <w:rsid w:val="FDFE1B13"/>
    <w:rsid w:val="FDFE5881"/>
    <w:rsid w:val="FDFE74CF"/>
    <w:rsid w:val="FDFEDC67"/>
    <w:rsid w:val="FDFF437D"/>
    <w:rsid w:val="FDFF48C2"/>
    <w:rsid w:val="FDFF60FD"/>
    <w:rsid w:val="FDFF6EB7"/>
    <w:rsid w:val="FDFF8EBB"/>
    <w:rsid w:val="FDFF9336"/>
    <w:rsid w:val="FDFFB207"/>
    <w:rsid w:val="FDFFD3FA"/>
    <w:rsid w:val="FDFFE32A"/>
    <w:rsid w:val="FDFFE619"/>
    <w:rsid w:val="FE1D9D38"/>
    <w:rsid w:val="FE2F0F18"/>
    <w:rsid w:val="FE352E29"/>
    <w:rsid w:val="FE3707C0"/>
    <w:rsid w:val="FE494235"/>
    <w:rsid w:val="FE513948"/>
    <w:rsid w:val="FE5CAC0E"/>
    <w:rsid w:val="FE603ADE"/>
    <w:rsid w:val="FE6A8A97"/>
    <w:rsid w:val="FE6E4BF0"/>
    <w:rsid w:val="FE6EC3CD"/>
    <w:rsid w:val="FE6F8CB4"/>
    <w:rsid w:val="FE6FAAE1"/>
    <w:rsid w:val="FE7363E3"/>
    <w:rsid w:val="FE76DF48"/>
    <w:rsid w:val="FE7BD54D"/>
    <w:rsid w:val="FE7DDCEA"/>
    <w:rsid w:val="FE7E987A"/>
    <w:rsid w:val="FE7F1FE8"/>
    <w:rsid w:val="FE7F5BDC"/>
    <w:rsid w:val="FE7F8565"/>
    <w:rsid w:val="FE7FDF61"/>
    <w:rsid w:val="FE9F338F"/>
    <w:rsid w:val="FEA8317B"/>
    <w:rsid w:val="FEA83784"/>
    <w:rsid w:val="FEA980EA"/>
    <w:rsid w:val="FEAB060C"/>
    <w:rsid w:val="FEAF569F"/>
    <w:rsid w:val="FEB5E6AE"/>
    <w:rsid w:val="FEBBAD35"/>
    <w:rsid w:val="FEBD0D6E"/>
    <w:rsid w:val="FEBD970C"/>
    <w:rsid w:val="FEBDDCD7"/>
    <w:rsid w:val="FEBF04B3"/>
    <w:rsid w:val="FEBF6550"/>
    <w:rsid w:val="FEBF7107"/>
    <w:rsid w:val="FEBFA7AE"/>
    <w:rsid w:val="FEBFB614"/>
    <w:rsid w:val="FECF3427"/>
    <w:rsid w:val="FECF9F90"/>
    <w:rsid w:val="FED3A7C2"/>
    <w:rsid w:val="FED88A88"/>
    <w:rsid w:val="FEDD912E"/>
    <w:rsid w:val="FEDF032A"/>
    <w:rsid w:val="FEDFA0B1"/>
    <w:rsid w:val="FEDFFDCA"/>
    <w:rsid w:val="FEE2FA41"/>
    <w:rsid w:val="FEE9DDCD"/>
    <w:rsid w:val="FEED9D6F"/>
    <w:rsid w:val="FEEF2E06"/>
    <w:rsid w:val="FEEF3044"/>
    <w:rsid w:val="FEEF7D00"/>
    <w:rsid w:val="FEEFBAB1"/>
    <w:rsid w:val="FEEFC6FE"/>
    <w:rsid w:val="FEEFFC98"/>
    <w:rsid w:val="FEF1C8FD"/>
    <w:rsid w:val="FEF74525"/>
    <w:rsid w:val="FEF789A0"/>
    <w:rsid w:val="FEF7EC75"/>
    <w:rsid w:val="FEF95F03"/>
    <w:rsid w:val="FEFA22F3"/>
    <w:rsid w:val="FEFB326E"/>
    <w:rsid w:val="FEFBC6D9"/>
    <w:rsid w:val="FEFC81D1"/>
    <w:rsid w:val="FEFD0476"/>
    <w:rsid w:val="FEFD2C7C"/>
    <w:rsid w:val="FEFD3DA6"/>
    <w:rsid w:val="FEFD975D"/>
    <w:rsid w:val="FEFDF470"/>
    <w:rsid w:val="FEFE6BC5"/>
    <w:rsid w:val="FEFECBE0"/>
    <w:rsid w:val="FEFF108D"/>
    <w:rsid w:val="FEFF1DEE"/>
    <w:rsid w:val="FEFF53CD"/>
    <w:rsid w:val="FEFF6FB8"/>
    <w:rsid w:val="FEFF8CE7"/>
    <w:rsid w:val="FEFF8DE1"/>
    <w:rsid w:val="FEFFC9A6"/>
    <w:rsid w:val="FEFFDEE6"/>
    <w:rsid w:val="FEFFF053"/>
    <w:rsid w:val="FF0626EC"/>
    <w:rsid w:val="FF0E135F"/>
    <w:rsid w:val="FF1302E0"/>
    <w:rsid w:val="FF15EDBB"/>
    <w:rsid w:val="FF1E2B7B"/>
    <w:rsid w:val="FF1F7659"/>
    <w:rsid w:val="FF3BBAC9"/>
    <w:rsid w:val="FF3DFCB0"/>
    <w:rsid w:val="FF3F5271"/>
    <w:rsid w:val="FF3F70B5"/>
    <w:rsid w:val="FF3FB855"/>
    <w:rsid w:val="FF49FEBF"/>
    <w:rsid w:val="FF551A9A"/>
    <w:rsid w:val="FF578ABE"/>
    <w:rsid w:val="FF57E5E8"/>
    <w:rsid w:val="FF5B8570"/>
    <w:rsid w:val="FF5F562C"/>
    <w:rsid w:val="FF5F7ED5"/>
    <w:rsid w:val="FF5FE123"/>
    <w:rsid w:val="FF6EB2C1"/>
    <w:rsid w:val="FF6FAAFD"/>
    <w:rsid w:val="FF6FC021"/>
    <w:rsid w:val="FF6FCBD7"/>
    <w:rsid w:val="FF72730F"/>
    <w:rsid w:val="FF73D8A0"/>
    <w:rsid w:val="FF754153"/>
    <w:rsid w:val="FF75883B"/>
    <w:rsid w:val="FF75C423"/>
    <w:rsid w:val="FF75E974"/>
    <w:rsid w:val="FF7778CB"/>
    <w:rsid w:val="FF7789D0"/>
    <w:rsid w:val="FF77B90C"/>
    <w:rsid w:val="FF78F638"/>
    <w:rsid w:val="FF79EA76"/>
    <w:rsid w:val="FF7BA3EE"/>
    <w:rsid w:val="FF7BDEFD"/>
    <w:rsid w:val="FF7BF69C"/>
    <w:rsid w:val="FF7C540B"/>
    <w:rsid w:val="FF7D1AD5"/>
    <w:rsid w:val="FF7E0C33"/>
    <w:rsid w:val="FF7E35AC"/>
    <w:rsid w:val="FF7EB587"/>
    <w:rsid w:val="FF7F0EDF"/>
    <w:rsid w:val="FF7F18EA"/>
    <w:rsid w:val="FF7F2A19"/>
    <w:rsid w:val="FF7F35B1"/>
    <w:rsid w:val="FF7F4039"/>
    <w:rsid w:val="FF7F48B7"/>
    <w:rsid w:val="FF7F7C87"/>
    <w:rsid w:val="FF7FAAAF"/>
    <w:rsid w:val="FF7FE3A3"/>
    <w:rsid w:val="FF7FF014"/>
    <w:rsid w:val="FF7FF6A8"/>
    <w:rsid w:val="FF87286F"/>
    <w:rsid w:val="FF8EEA3B"/>
    <w:rsid w:val="FF8FE726"/>
    <w:rsid w:val="FF91511F"/>
    <w:rsid w:val="FF9B9895"/>
    <w:rsid w:val="FF9DF09D"/>
    <w:rsid w:val="FF9EB366"/>
    <w:rsid w:val="FF9EF02C"/>
    <w:rsid w:val="FF9FF4DD"/>
    <w:rsid w:val="FFA76251"/>
    <w:rsid w:val="FFAD9457"/>
    <w:rsid w:val="FFAE08A6"/>
    <w:rsid w:val="FFAF75D8"/>
    <w:rsid w:val="FFAF79FB"/>
    <w:rsid w:val="FFAFCE6D"/>
    <w:rsid w:val="FFB16551"/>
    <w:rsid w:val="FFB250F4"/>
    <w:rsid w:val="FFB2BEB3"/>
    <w:rsid w:val="FFB3C93A"/>
    <w:rsid w:val="FFB5DF3A"/>
    <w:rsid w:val="FFB721E7"/>
    <w:rsid w:val="FFB7F3CA"/>
    <w:rsid w:val="FFB992A1"/>
    <w:rsid w:val="FFBA5A27"/>
    <w:rsid w:val="FFBB3DF8"/>
    <w:rsid w:val="FFBB415F"/>
    <w:rsid w:val="FFBB53D5"/>
    <w:rsid w:val="FFBB6D0F"/>
    <w:rsid w:val="FFBB9D11"/>
    <w:rsid w:val="FFBCBF95"/>
    <w:rsid w:val="FFBD3941"/>
    <w:rsid w:val="FFBE0BBD"/>
    <w:rsid w:val="FFBEADAF"/>
    <w:rsid w:val="FFBEBE41"/>
    <w:rsid w:val="FFBED785"/>
    <w:rsid w:val="FFBF0E41"/>
    <w:rsid w:val="FFBF3C4D"/>
    <w:rsid w:val="FFBF7C83"/>
    <w:rsid w:val="FFBFAD73"/>
    <w:rsid w:val="FFBFB108"/>
    <w:rsid w:val="FFBFDB5A"/>
    <w:rsid w:val="FFBFFCD3"/>
    <w:rsid w:val="FFCA3D61"/>
    <w:rsid w:val="FFCB062E"/>
    <w:rsid w:val="FFCD69C3"/>
    <w:rsid w:val="FFCFCC02"/>
    <w:rsid w:val="FFD2C488"/>
    <w:rsid w:val="FFD59495"/>
    <w:rsid w:val="FFD5ADC6"/>
    <w:rsid w:val="FFD692A9"/>
    <w:rsid w:val="FFD72DFE"/>
    <w:rsid w:val="FFD75DF5"/>
    <w:rsid w:val="FFD91560"/>
    <w:rsid w:val="FFD97D4F"/>
    <w:rsid w:val="FFD9D904"/>
    <w:rsid w:val="FFDA65ED"/>
    <w:rsid w:val="FFDB1D16"/>
    <w:rsid w:val="FFDB451F"/>
    <w:rsid w:val="FFDBA95C"/>
    <w:rsid w:val="FFDD5446"/>
    <w:rsid w:val="FFDE0913"/>
    <w:rsid w:val="FFDED952"/>
    <w:rsid w:val="FFDF0C69"/>
    <w:rsid w:val="FFDF78BA"/>
    <w:rsid w:val="FFDF86DC"/>
    <w:rsid w:val="FFDFE1FC"/>
    <w:rsid w:val="FFDFED07"/>
    <w:rsid w:val="FFE331C9"/>
    <w:rsid w:val="FFE4DFC3"/>
    <w:rsid w:val="FFE51C06"/>
    <w:rsid w:val="FFE5A823"/>
    <w:rsid w:val="FFE70ED5"/>
    <w:rsid w:val="FFE95582"/>
    <w:rsid w:val="FFEB89D3"/>
    <w:rsid w:val="FFEBD48D"/>
    <w:rsid w:val="FFEC32A8"/>
    <w:rsid w:val="FFECCA1B"/>
    <w:rsid w:val="FFEE0262"/>
    <w:rsid w:val="FFEE0927"/>
    <w:rsid w:val="FFEF52AF"/>
    <w:rsid w:val="FFEF8C14"/>
    <w:rsid w:val="FFEFAF3C"/>
    <w:rsid w:val="FFEFF8E5"/>
    <w:rsid w:val="FFEFFD58"/>
    <w:rsid w:val="FFF11FC1"/>
    <w:rsid w:val="FFF1ED27"/>
    <w:rsid w:val="FFF2A950"/>
    <w:rsid w:val="FFF2B7C3"/>
    <w:rsid w:val="FFF35063"/>
    <w:rsid w:val="FFF39CB6"/>
    <w:rsid w:val="FFF41C8B"/>
    <w:rsid w:val="FFF52094"/>
    <w:rsid w:val="FFF63295"/>
    <w:rsid w:val="FFF6530E"/>
    <w:rsid w:val="FFF71A2A"/>
    <w:rsid w:val="FFF72AB9"/>
    <w:rsid w:val="FFF72B44"/>
    <w:rsid w:val="FFF73B65"/>
    <w:rsid w:val="FFF73DC1"/>
    <w:rsid w:val="FFF75955"/>
    <w:rsid w:val="FFF768B6"/>
    <w:rsid w:val="FFF76F3E"/>
    <w:rsid w:val="FFF901FD"/>
    <w:rsid w:val="FFF92248"/>
    <w:rsid w:val="FFF92990"/>
    <w:rsid w:val="FFF952B9"/>
    <w:rsid w:val="FFF97CB2"/>
    <w:rsid w:val="FFFB00DD"/>
    <w:rsid w:val="FFFB462C"/>
    <w:rsid w:val="FFFB5502"/>
    <w:rsid w:val="FFFB72DB"/>
    <w:rsid w:val="FFFB987E"/>
    <w:rsid w:val="FFFBE621"/>
    <w:rsid w:val="FFFBEA6A"/>
    <w:rsid w:val="FFFBF932"/>
    <w:rsid w:val="FFFC0728"/>
    <w:rsid w:val="FFFC3446"/>
    <w:rsid w:val="FFFCAA6D"/>
    <w:rsid w:val="FFFCDC0C"/>
    <w:rsid w:val="FFFD0B39"/>
    <w:rsid w:val="FFFD1D74"/>
    <w:rsid w:val="FFFD34BB"/>
    <w:rsid w:val="FFFD562E"/>
    <w:rsid w:val="FFFD7F75"/>
    <w:rsid w:val="FFFD88E5"/>
    <w:rsid w:val="FFFD9F33"/>
    <w:rsid w:val="FFFDC2E3"/>
    <w:rsid w:val="FFFE251A"/>
    <w:rsid w:val="FFFE2B11"/>
    <w:rsid w:val="FFFE447B"/>
    <w:rsid w:val="FFFE500A"/>
    <w:rsid w:val="FFFE68F9"/>
    <w:rsid w:val="FFFE70EF"/>
    <w:rsid w:val="FFFE86FF"/>
    <w:rsid w:val="FFFEA91D"/>
    <w:rsid w:val="FFFEB945"/>
    <w:rsid w:val="FFFEBADC"/>
    <w:rsid w:val="FFFEC7C9"/>
    <w:rsid w:val="FFFEDA97"/>
    <w:rsid w:val="FFFEFFE0"/>
    <w:rsid w:val="FFFF0742"/>
    <w:rsid w:val="FFFF130D"/>
    <w:rsid w:val="FFFF5AD2"/>
    <w:rsid w:val="FFFF5CD5"/>
    <w:rsid w:val="FFFF6A0A"/>
    <w:rsid w:val="FFFF6A7B"/>
    <w:rsid w:val="FFFF70B9"/>
    <w:rsid w:val="FFFF760D"/>
    <w:rsid w:val="FFFF8422"/>
    <w:rsid w:val="FFFF9791"/>
    <w:rsid w:val="FFFF9962"/>
    <w:rsid w:val="FFFF9BB5"/>
    <w:rsid w:val="FFFFB157"/>
    <w:rsid w:val="FFFFD531"/>
    <w:rsid w:val="FFFFE1D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03AF16"/>
  <w15:docId w15:val="{C94EE743-8961-9E4C-AE2A-9D7AD5D5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Theme="minorHAnsi" w:eastAsiaTheme="minorEastAsia" w:hAnsiTheme="minorHAnsi" w:cstheme="minorBidi"/>
      <w:kern w:val="2"/>
      <w:sz w:val="24"/>
      <w:szCs w:val="24"/>
      <w:lang w:val="zh-CN"/>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line="240" w:lineRule="auto"/>
    </w:pPr>
    <w:rPr>
      <w:i/>
      <w:iCs/>
      <w:color w:val="0E2841" w:themeColor="text2"/>
      <w:sz w:val="18"/>
      <w:szCs w:val="18"/>
    </w:rPr>
  </w:style>
  <w:style w:type="paragraph" w:styleId="a4">
    <w:name w:val="annotation text"/>
    <w:basedOn w:val="a"/>
    <w:link w:val="a5"/>
    <w:uiPriority w:val="99"/>
    <w:semiHidden/>
    <w:unhideWhenUsed/>
  </w:style>
  <w:style w:type="paragraph" w:styleId="a6">
    <w:name w:val="Date"/>
    <w:basedOn w:val="a"/>
    <w:next w:val="a"/>
    <w:link w:val="a7"/>
    <w:uiPriority w:val="99"/>
    <w:semiHidden/>
    <w:unhideWhenUsed/>
  </w:style>
  <w:style w:type="paragraph" w:styleId="a8">
    <w:name w:val="footer"/>
    <w:basedOn w:val="a"/>
    <w:link w:val="a9"/>
    <w:uiPriority w:val="99"/>
    <w:unhideWhenUsed/>
    <w:pPr>
      <w:tabs>
        <w:tab w:val="center" w:pos="4680"/>
        <w:tab w:val="right" w:pos="9360"/>
      </w:tabs>
      <w:spacing w:after="0" w:line="240" w:lineRule="auto"/>
    </w:pPr>
  </w:style>
  <w:style w:type="paragraph" w:styleId="aa">
    <w:name w:val="header"/>
    <w:basedOn w:val="a"/>
    <w:link w:val="ab"/>
    <w:uiPriority w:val="99"/>
    <w:unhideWhenUsed/>
    <w:pPr>
      <w:tabs>
        <w:tab w:val="center" w:pos="4680"/>
        <w:tab w:val="right" w:pos="9360"/>
      </w:tabs>
      <w:spacing w:after="0" w:line="240" w:lineRule="auto"/>
    </w:pPr>
  </w:style>
  <w:style w:type="paragraph" w:styleId="ac">
    <w:name w:val="Subtitle"/>
    <w:basedOn w:val="a"/>
    <w:next w:val="a"/>
    <w:link w:val="ad"/>
    <w:uiPriority w:val="11"/>
    <w:qFormat/>
    <w:rPr>
      <w:rFonts w:eastAsiaTheme="majorEastAsia" w:cstheme="majorBidi"/>
      <w:color w:val="595959" w:themeColor="text1" w:themeTint="A6"/>
      <w:spacing w:val="15"/>
      <w:sz w:val="28"/>
      <w:szCs w:val="28"/>
    </w:rPr>
  </w:style>
  <w:style w:type="paragraph" w:styleId="ae">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f">
    <w:name w:val="Title"/>
    <w:basedOn w:val="a"/>
    <w:next w:val="a"/>
    <w:link w:val="af0"/>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f1">
    <w:name w:val="annotation subject"/>
    <w:basedOn w:val="a4"/>
    <w:next w:val="a4"/>
    <w:link w:val="af2"/>
    <w:uiPriority w:val="99"/>
    <w:semiHidden/>
    <w:unhideWhenUsed/>
    <w:pPr>
      <w:spacing w:line="240" w:lineRule="auto"/>
    </w:pPr>
    <w:rPr>
      <w:b/>
      <w:bCs/>
      <w:sz w:val="20"/>
      <w:szCs w:val="20"/>
    </w:rPr>
  </w:style>
  <w:style w:type="table" w:styleId="af3">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line number"/>
    <w:basedOn w:val="a0"/>
    <w:uiPriority w:val="99"/>
    <w:semiHidden/>
    <w:unhideWhenUsed/>
  </w:style>
  <w:style w:type="character" w:styleId="af6">
    <w:name w:val="Hyperlink"/>
    <w:basedOn w:val="a0"/>
    <w:uiPriority w:val="99"/>
    <w:unhideWhenUsed/>
    <w:rPr>
      <w:color w:val="0000FF"/>
      <w:u w:val="single"/>
    </w:rPr>
  </w:style>
  <w:style w:type="character" w:styleId="af7">
    <w:name w:val="annotation reference"/>
    <w:basedOn w:val="a0"/>
    <w:uiPriority w:val="99"/>
    <w:semiHidden/>
    <w:unhideWhenUsed/>
    <w:rPr>
      <w:sz w:val="16"/>
      <w:szCs w:val="1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Pr>
      <w:rFonts w:eastAsiaTheme="majorEastAsia" w:cstheme="majorBidi"/>
      <w:i/>
      <w:iCs/>
      <w:color w:val="0F4761" w:themeColor="accent1" w:themeShade="BF"/>
    </w:rPr>
  </w:style>
  <w:style w:type="character" w:customStyle="1" w:styleId="50">
    <w:name w:val="标题 5 字符"/>
    <w:basedOn w:val="a0"/>
    <w:link w:val="5"/>
    <w:uiPriority w:val="9"/>
    <w:semiHidden/>
    <w:rPr>
      <w:rFonts w:eastAsiaTheme="majorEastAsia" w:cstheme="majorBidi"/>
      <w:color w:val="0F4761" w:themeColor="accent1" w:themeShade="BF"/>
    </w:rPr>
  </w:style>
  <w:style w:type="character" w:customStyle="1" w:styleId="60">
    <w:name w:val="标题 6 字符"/>
    <w:basedOn w:val="a0"/>
    <w:link w:val="6"/>
    <w:uiPriority w:val="9"/>
    <w:semiHidden/>
    <w:rPr>
      <w:rFonts w:eastAsiaTheme="majorEastAsia" w:cstheme="majorBidi"/>
      <w:i/>
      <w:iCs/>
      <w:color w:val="595959" w:themeColor="text1" w:themeTint="A6"/>
    </w:rPr>
  </w:style>
  <w:style w:type="character" w:customStyle="1" w:styleId="70">
    <w:name w:val="标题 7 字符"/>
    <w:basedOn w:val="a0"/>
    <w:link w:val="7"/>
    <w:uiPriority w:val="9"/>
    <w:semiHidden/>
    <w:rPr>
      <w:rFonts w:eastAsiaTheme="majorEastAsia" w:cstheme="majorBidi"/>
      <w:color w:val="595959" w:themeColor="text1" w:themeTint="A6"/>
    </w:rPr>
  </w:style>
  <w:style w:type="character" w:customStyle="1" w:styleId="80">
    <w:name w:val="标题 8 字符"/>
    <w:basedOn w:val="a0"/>
    <w:link w:val="8"/>
    <w:uiPriority w:val="9"/>
    <w:semiHidden/>
    <w:rPr>
      <w:rFonts w:eastAsiaTheme="majorEastAsia" w:cstheme="majorBidi"/>
      <w:i/>
      <w:iCs/>
      <w:color w:val="262626" w:themeColor="text1" w:themeTint="D9"/>
    </w:rPr>
  </w:style>
  <w:style w:type="character" w:customStyle="1" w:styleId="90">
    <w:name w:val="标题 9 字符"/>
    <w:basedOn w:val="a0"/>
    <w:link w:val="9"/>
    <w:uiPriority w:val="9"/>
    <w:semiHidden/>
    <w:rPr>
      <w:rFonts w:eastAsiaTheme="majorEastAsia" w:cstheme="majorBidi"/>
      <w:color w:val="262626" w:themeColor="text1" w:themeTint="D9"/>
    </w:rPr>
  </w:style>
  <w:style w:type="character" w:customStyle="1" w:styleId="af0">
    <w:name w:val="标题 字符"/>
    <w:basedOn w:val="a0"/>
    <w:link w:val="af"/>
    <w:uiPriority w:val="10"/>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rPr>
      <w:rFonts w:eastAsiaTheme="majorEastAsia" w:cstheme="majorBidi"/>
      <w:color w:val="595959" w:themeColor="text1" w:themeTint="A6"/>
      <w:spacing w:val="15"/>
      <w:sz w:val="28"/>
      <w:szCs w:val="28"/>
    </w:rPr>
  </w:style>
  <w:style w:type="paragraph" w:styleId="af8">
    <w:name w:val="Quote"/>
    <w:basedOn w:val="a"/>
    <w:next w:val="a"/>
    <w:link w:val="af9"/>
    <w:uiPriority w:val="29"/>
    <w:qFormat/>
    <w:pPr>
      <w:spacing w:before="160"/>
      <w:jc w:val="center"/>
    </w:pPr>
    <w:rPr>
      <w:i/>
      <w:iCs/>
      <w:color w:val="404040" w:themeColor="text1" w:themeTint="BF"/>
    </w:rPr>
  </w:style>
  <w:style w:type="character" w:customStyle="1" w:styleId="af9">
    <w:name w:val="引用 字符"/>
    <w:basedOn w:val="a0"/>
    <w:link w:val="af8"/>
    <w:uiPriority w:val="29"/>
    <w:rPr>
      <w:i/>
      <w:iCs/>
      <w:color w:val="404040" w:themeColor="text1" w:themeTint="BF"/>
    </w:rPr>
  </w:style>
  <w:style w:type="paragraph" w:styleId="afa">
    <w:name w:val="List Paragraph"/>
    <w:basedOn w:val="a"/>
    <w:uiPriority w:val="34"/>
    <w:qFormat/>
    <w:pPr>
      <w:ind w:left="720"/>
      <w:contextualSpacing/>
    </w:pPr>
  </w:style>
  <w:style w:type="character" w:customStyle="1" w:styleId="IntenseEmphasis1">
    <w:name w:val="Intense Emphasis1"/>
    <w:basedOn w:val="a0"/>
    <w:uiPriority w:val="21"/>
    <w:qFormat/>
    <w:rPr>
      <w:i/>
      <w:iCs/>
      <w:color w:val="0F4761" w:themeColor="accent1" w:themeShade="BF"/>
    </w:rPr>
  </w:style>
  <w:style w:type="paragraph" w:styleId="afb">
    <w:name w:val="Intense Quote"/>
    <w:basedOn w:val="a"/>
    <w:next w:val="a"/>
    <w:link w:val="af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c">
    <w:name w:val="明显引用 字符"/>
    <w:basedOn w:val="a0"/>
    <w:link w:val="afb"/>
    <w:uiPriority w:val="30"/>
    <w:rPr>
      <w:i/>
      <w:iCs/>
      <w:color w:val="0F4761" w:themeColor="accent1" w:themeShade="BF"/>
    </w:rPr>
  </w:style>
  <w:style w:type="character" w:customStyle="1" w:styleId="IntenseReference1">
    <w:name w:val="Intense Reference1"/>
    <w:basedOn w:val="a0"/>
    <w:uiPriority w:val="32"/>
    <w:qFormat/>
    <w:rPr>
      <w:b/>
      <w:bCs/>
      <w:smallCaps/>
      <w:color w:val="0F4761" w:themeColor="accent1" w:themeShade="BF"/>
      <w:spacing w:val="5"/>
    </w:rPr>
  </w:style>
  <w:style w:type="character" w:styleId="afd">
    <w:name w:val="Placeholder Text"/>
    <w:basedOn w:val="a0"/>
    <w:uiPriority w:val="99"/>
    <w:semiHidden/>
    <w:rPr>
      <w:color w:val="666666"/>
    </w:rPr>
  </w:style>
  <w:style w:type="character" w:customStyle="1" w:styleId="ab">
    <w:name w:val="页眉 字符"/>
    <w:basedOn w:val="a0"/>
    <w:link w:val="aa"/>
    <w:uiPriority w:val="99"/>
  </w:style>
  <w:style w:type="character" w:customStyle="1" w:styleId="a9">
    <w:name w:val="页脚 字符"/>
    <w:basedOn w:val="a0"/>
    <w:link w:val="a8"/>
    <w:uiPriority w:val="99"/>
  </w:style>
  <w:style w:type="paragraph" w:customStyle="1" w:styleId="Revision1">
    <w:name w:val="Revision1"/>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1">
    <w:name w:val="Bibliography1"/>
    <w:basedOn w:val="a"/>
    <w:next w:val="a"/>
    <w:uiPriority w:val="37"/>
    <w:unhideWhenUsed/>
    <w:pPr>
      <w:spacing w:after="0" w:line="480" w:lineRule="auto"/>
      <w:ind w:left="720" w:hanging="720"/>
    </w:pPr>
  </w:style>
  <w:style w:type="paragraph" w:customStyle="1" w:styleId="Revision2">
    <w:name w:val="Revision2"/>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Revision3">
    <w:name w:val="Revision3"/>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2">
    <w:name w:val="Bibliography2"/>
    <w:basedOn w:val="a"/>
    <w:next w:val="a"/>
    <w:uiPriority w:val="37"/>
    <w:unhideWhenUsed/>
  </w:style>
  <w:style w:type="character" w:customStyle="1" w:styleId="a5">
    <w:name w:val="批注文字 字符"/>
    <w:basedOn w:val="a0"/>
    <w:link w:val="a4"/>
    <w:uiPriority w:val="99"/>
    <w:semiHidden/>
    <w:rPr>
      <w:kern w:val="2"/>
      <w:sz w:val="24"/>
      <w:szCs w:val="24"/>
      <w:lang w:val="zh-CN"/>
      <w14:ligatures w14:val="standardContextual"/>
    </w:rPr>
  </w:style>
  <w:style w:type="character" w:customStyle="1" w:styleId="af2">
    <w:name w:val="批注主题 字符"/>
    <w:basedOn w:val="a5"/>
    <w:link w:val="af1"/>
    <w:uiPriority w:val="99"/>
    <w:semiHidden/>
    <w:rPr>
      <w:b/>
      <w:bCs/>
      <w:kern w:val="2"/>
      <w:sz w:val="24"/>
      <w:szCs w:val="24"/>
      <w:lang w:val="zh-CN"/>
      <w14:ligatures w14:val="standardContextual"/>
    </w:rPr>
  </w:style>
  <w:style w:type="character" w:customStyle="1" w:styleId="UnresolvedMention1">
    <w:name w:val="Unresolved Mention1"/>
    <w:basedOn w:val="a0"/>
    <w:uiPriority w:val="99"/>
    <w:semiHidden/>
    <w:unhideWhenUsed/>
    <w:rPr>
      <w:color w:val="605E5C"/>
      <w:shd w:val="clear" w:color="auto" w:fill="E1DFDD"/>
    </w:rPr>
  </w:style>
  <w:style w:type="paragraph" w:customStyle="1" w:styleId="Revision4">
    <w:name w:val="Revision4"/>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3">
    <w:name w:val="Bibliography3"/>
    <w:basedOn w:val="a"/>
    <w:next w:val="a"/>
    <w:uiPriority w:val="37"/>
    <w:unhideWhenUsed/>
  </w:style>
  <w:style w:type="paragraph" w:customStyle="1" w:styleId="Revision5">
    <w:name w:val="Revision5"/>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4">
    <w:name w:val="Bibliography4"/>
    <w:basedOn w:val="a"/>
    <w:next w:val="a"/>
    <w:uiPriority w:val="37"/>
    <w:unhideWhenUsed/>
  </w:style>
  <w:style w:type="paragraph" w:customStyle="1" w:styleId="Revision6">
    <w:name w:val="Revision6"/>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5">
    <w:name w:val="Bibliography5"/>
    <w:basedOn w:val="a"/>
    <w:next w:val="a"/>
    <w:uiPriority w:val="37"/>
    <w:unhideWhenUsed/>
  </w:style>
  <w:style w:type="paragraph" w:customStyle="1" w:styleId="11">
    <w:name w:val="変更箇所1"/>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12">
    <w:name w:val="文献目録1"/>
    <w:basedOn w:val="a"/>
    <w:next w:val="a"/>
    <w:uiPriority w:val="37"/>
    <w:unhideWhenUsed/>
  </w:style>
  <w:style w:type="character" w:customStyle="1" w:styleId="13">
    <w:name w:val="未解決のメンション1"/>
    <w:basedOn w:val="a0"/>
    <w:uiPriority w:val="99"/>
    <w:semiHidden/>
    <w:unhideWhenUsed/>
    <w:rPr>
      <w:color w:val="605E5C"/>
      <w:shd w:val="clear" w:color="auto" w:fill="E1DFDD"/>
    </w:rPr>
  </w:style>
  <w:style w:type="paragraph" w:customStyle="1" w:styleId="Revision7">
    <w:name w:val="Revision7"/>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6">
    <w:name w:val="Bibliography6"/>
    <w:basedOn w:val="a"/>
    <w:next w:val="a"/>
    <w:uiPriority w:val="37"/>
    <w:unhideWhenUsed/>
  </w:style>
  <w:style w:type="character" w:customStyle="1" w:styleId="UnresolvedMention2">
    <w:name w:val="Unresolved Mention2"/>
    <w:basedOn w:val="a0"/>
    <w:uiPriority w:val="99"/>
    <w:semiHidden/>
    <w:unhideWhenUsed/>
    <w:rPr>
      <w:color w:val="605E5C"/>
      <w:shd w:val="clear" w:color="auto" w:fill="E1DFDD"/>
    </w:rPr>
  </w:style>
  <w:style w:type="paragraph" w:customStyle="1" w:styleId="Revision8">
    <w:name w:val="Revision8"/>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7">
    <w:name w:val="Bibliography7"/>
    <w:basedOn w:val="a"/>
    <w:next w:val="a"/>
    <w:uiPriority w:val="37"/>
    <w:unhideWhenUsed/>
  </w:style>
  <w:style w:type="paragraph" w:customStyle="1" w:styleId="SMcaption">
    <w:name w:val="SM caption"/>
    <w:basedOn w:val="SMText"/>
    <w:qFormat/>
    <w:pPr>
      <w:ind w:firstLine="0"/>
    </w:pPr>
  </w:style>
  <w:style w:type="paragraph" w:customStyle="1" w:styleId="SMText">
    <w:name w:val="SM Text"/>
    <w:basedOn w:val="a"/>
    <w:qFormat/>
    <w:pPr>
      <w:ind w:firstLine="480"/>
    </w:pPr>
  </w:style>
  <w:style w:type="paragraph" w:customStyle="1" w:styleId="Revision9">
    <w:name w:val="Revision9"/>
    <w:hidden/>
    <w:uiPriority w:val="99"/>
    <w:unhideWhenUsed/>
    <w:rPr>
      <w:rFonts w:asciiTheme="minorHAnsi" w:eastAsiaTheme="minorEastAsia" w:hAnsiTheme="minorHAnsi" w:cstheme="minorBidi"/>
      <w:kern w:val="2"/>
      <w:sz w:val="24"/>
      <w:szCs w:val="24"/>
      <w:lang w:val="zh-CN"/>
      <w14:ligatures w14:val="standardContextual"/>
    </w:rPr>
  </w:style>
  <w:style w:type="paragraph" w:customStyle="1" w:styleId="Bibliography8">
    <w:name w:val="Bibliography8"/>
    <w:basedOn w:val="a"/>
    <w:next w:val="a"/>
    <w:uiPriority w:val="37"/>
    <w:unhideWhenUsed/>
  </w:style>
  <w:style w:type="paragraph" w:customStyle="1" w:styleId="p1">
    <w:name w:val="p1"/>
    <w:basedOn w:val="a"/>
    <w:pPr>
      <w:spacing w:after="0"/>
    </w:pPr>
    <w:rPr>
      <w:rFonts w:ascii="Helvetica" w:eastAsia="Helvetica" w:hAnsi="Helvetica" w:cs="Times New Roman"/>
      <w:kern w:val="0"/>
      <w:sz w:val="22"/>
      <w:szCs w:val="22"/>
      <w:lang w:val="en-US"/>
    </w:rPr>
  </w:style>
  <w:style w:type="paragraph" w:customStyle="1" w:styleId="Revision10">
    <w:name w:val="Revision10"/>
    <w:hidden/>
    <w:uiPriority w:val="99"/>
    <w:unhideWhenUsed/>
    <w:rPr>
      <w:rFonts w:asciiTheme="minorHAnsi" w:eastAsiaTheme="minorEastAsia" w:hAnsiTheme="minorHAnsi" w:cstheme="minorBidi"/>
      <w:kern w:val="2"/>
      <w:sz w:val="24"/>
      <w:szCs w:val="24"/>
      <w:lang w:val="zh-CN"/>
      <w14:ligatures w14:val="standardContextual"/>
    </w:rPr>
  </w:style>
  <w:style w:type="character" w:customStyle="1" w:styleId="UnresolvedMention3">
    <w:name w:val="Unresolved Mention3"/>
    <w:basedOn w:val="a0"/>
    <w:uiPriority w:val="99"/>
    <w:semiHidden/>
    <w:unhideWhenUsed/>
    <w:rPr>
      <w:color w:val="605E5C"/>
      <w:shd w:val="clear" w:color="auto" w:fill="E1DFDD"/>
    </w:rPr>
  </w:style>
  <w:style w:type="character" w:customStyle="1" w:styleId="a7">
    <w:name w:val="日期 字符"/>
    <w:basedOn w:val="a0"/>
    <w:link w:val="a6"/>
    <w:uiPriority w:val="99"/>
    <w:semiHidden/>
    <w:rPr>
      <w:rFonts w:asciiTheme="minorHAnsi" w:eastAsiaTheme="minorEastAsia" w:hAnsiTheme="minorHAnsi" w:cstheme="minorBidi"/>
      <w:kern w:val="2"/>
      <w:sz w:val="24"/>
      <w:szCs w:val="24"/>
      <w:lang w:val="zh-CN"/>
      <w14:ligatures w14:val="standardContextual"/>
    </w:rPr>
  </w:style>
  <w:style w:type="character" w:customStyle="1" w:styleId="apple-converted-space">
    <w:name w:val="apple-converted-space"/>
    <w:basedOn w:val="a0"/>
  </w:style>
  <w:style w:type="character" w:customStyle="1" w:styleId="katex-mathml">
    <w:name w:val="katex-mathml"/>
    <w:basedOn w:val="a0"/>
  </w:style>
  <w:style w:type="character" w:customStyle="1" w:styleId="mord">
    <w:name w:val="mord"/>
    <w:basedOn w:val="a0"/>
  </w:style>
  <w:style w:type="paragraph" w:customStyle="1" w:styleId="Revision11">
    <w:name w:val="Revision11"/>
    <w:hidden/>
    <w:uiPriority w:val="99"/>
    <w:unhideWhenUsed/>
    <w:rPr>
      <w:rFonts w:asciiTheme="minorHAnsi" w:eastAsiaTheme="minorEastAsia" w:hAnsiTheme="minorHAnsi" w:cstheme="minorBidi"/>
      <w:kern w:val="2"/>
      <w:sz w:val="24"/>
      <w:szCs w:val="24"/>
      <w:lang w:val="zh-CN"/>
      <w14:ligatures w14:val="standardContextual"/>
    </w:rPr>
  </w:style>
  <w:style w:type="paragraph" w:styleId="afe">
    <w:name w:val="Revision"/>
    <w:hidden/>
    <w:uiPriority w:val="99"/>
    <w:unhideWhenUsed/>
    <w:rsid w:val="00FD7DDF"/>
    <w:rPr>
      <w:rFonts w:asciiTheme="minorHAnsi" w:eastAsiaTheme="minorEastAsia" w:hAnsiTheme="minorHAnsi" w:cstheme="minorBidi"/>
      <w:kern w:val="2"/>
      <w:sz w:val="24"/>
      <w:szCs w:val="24"/>
      <w:lang w:val="zh-CN"/>
      <w14:ligatures w14:val="standardContextual"/>
    </w:rPr>
  </w:style>
  <w:style w:type="character" w:styleId="aff">
    <w:name w:val="Unresolved Mention"/>
    <w:basedOn w:val="a0"/>
    <w:uiPriority w:val="99"/>
    <w:semiHidden/>
    <w:unhideWhenUsed/>
    <w:rsid w:val="009F6219"/>
    <w:rPr>
      <w:color w:val="605E5C"/>
      <w:shd w:val="clear" w:color="auto" w:fill="E1DFDD"/>
    </w:rPr>
  </w:style>
  <w:style w:type="paragraph" w:styleId="aff0">
    <w:name w:val="Bibliography"/>
    <w:basedOn w:val="a"/>
    <w:next w:val="a"/>
    <w:uiPriority w:val="37"/>
    <w:unhideWhenUsed/>
    <w:rsid w:val="00CB5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89D78D-0E8E-8841-9943-10C4C50E8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27</Pages>
  <Words>26368</Words>
  <Characters>157946</Characters>
  <Application>Microsoft Office Word</Application>
  <DocSecurity>0</DocSecurity>
  <Lines>2224</Lines>
  <Paragraphs>499</Paragraphs>
  <ScaleCrop>false</ScaleCrop>
  <Company/>
  <LinksUpToDate>false</LinksUpToDate>
  <CharactersWithSpaces>183815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Ziyun Yin</dc:creator>
  <cp:lastModifiedBy> Peirong Lin</cp:lastModifiedBy>
  <cp:revision>217</cp:revision>
  <dcterms:created xsi:type="dcterms:W3CDTF">2026-02-13T11:16:00Z</dcterms:created>
  <dcterms:modified xsi:type="dcterms:W3CDTF">2026-03-09T08:04:00Z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5B1DFA1423011305B1D48D69076E7108_43</vt:lpwstr>
  </property>
  <property fmtid="{D5CDD505-2E9C-101B-9397-08002B2CF9AE}" pid="4" name="ZOTERO_PREF_1">
    <vt:lpwstr>&lt;data data-version="3" zotero-version="7.0.32"&gt;&lt;session id="enbnLFjO"/&gt;&lt;style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